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B0B9" w14:textId="77777777" w:rsidR="00474C43" w:rsidRDefault="0059427E">
      <w:pPr>
        <w:spacing w:before="480" w:after="480" w:line="288" w:lineRule="auto"/>
        <w:rPr>
          <w:rFonts w:hint="eastAsia"/>
        </w:rPr>
      </w:pPr>
      <w:r>
        <w:rPr>
          <w:rFonts w:ascii="Arial" w:eastAsia="DengXian" w:hAnsi="Arial" w:cs="Arial"/>
          <w:b/>
          <w:sz w:val="52"/>
        </w:rPr>
        <w:t>供应链风险管理系统（</w:t>
      </w:r>
      <w:r>
        <w:rPr>
          <w:rFonts w:ascii="Arial" w:eastAsia="DengXian" w:hAnsi="Arial" w:cs="Arial"/>
          <w:b/>
          <w:sz w:val="52"/>
        </w:rPr>
        <w:t>SCRM System</w:t>
      </w:r>
      <w:r>
        <w:rPr>
          <w:rFonts w:ascii="Arial" w:eastAsia="DengXian" w:hAnsi="Arial" w:cs="Arial"/>
          <w:b/>
          <w:sz w:val="52"/>
        </w:rPr>
        <w:t>）产品需求文档（</w:t>
      </w:r>
      <w:r>
        <w:rPr>
          <w:rFonts w:ascii="Arial" w:eastAsia="DengXian" w:hAnsi="Arial" w:cs="Arial"/>
          <w:b/>
          <w:sz w:val="52"/>
        </w:rPr>
        <w:t>PRD</w:t>
      </w:r>
      <w:r>
        <w:rPr>
          <w:rFonts w:ascii="Arial" w:eastAsia="DengXian" w:hAnsi="Arial" w:cs="Arial"/>
          <w:b/>
          <w:sz w:val="52"/>
        </w:rPr>
        <w:t>）</w:t>
      </w:r>
    </w:p>
    <w:p w14:paraId="58C3B0BA" w14:textId="77777777" w:rsidR="00474C43" w:rsidRDefault="0059427E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DengXian" w:hAnsi="Arial" w:cs="Arial"/>
          <w:b/>
          <w:sz w:val="32"/>
        </w:rPr>
        <w:t>文档基础信息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2910"/>
      </w:tblGrid>
      <w:tr w:rsidR="00474C43" w14:paraId="58C3B0BF" w14:textId="77777777" w:rsidTr="471BB82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B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项目名称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B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供应链风险管理系统（</w:t>
            </w:r>
            <w:r>
              <w:rPr>
                <w:rFonts w:ascii="Arial" w:eastAsia="DengXian" w:hAnsi="Arial" w:cs="Arial"/>
              </w:rPr>
              <w:t>SCRM System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B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文档版本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B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V1.0</w:t>
            </w:r>
          </w:p>
        </w:tc>
      </w:tr>
      <w:tr w:rsidR="00474C43" w14:paraId="58C3B0C4" w14:textId="77777777" w:rsidTr="471BB82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文档状态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正式版（可用于研发、测试、实施）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编制日期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2026</w:t>
            </w:r>
            <w:r>
              <w:rPr>
                <w:rFonts w:ascii="Arial" w:eastAsia="DengXian" w:hAnsi="Arial" w:cs="Arial"/>
              </w:rPr>
              <w:t>年</w:t>
            </w:r>
            <w:r>
              <w:rPr>
                <w:rFonts w:ascii="Arial" w:eastAsia="DengXian" w:hAnsi="Arial" w:cs="Arial"/>
              </w:rPr>
              <w:t>04</w:t>
            </w:r>
            <w:r>
              <w:rPr>
                <w:rFonts w:ascii="Arial" w:eastAsia="DengXian" w:hAnsi="Arial" w:cs="Arial"/>
              </w:rPr>
              <w:t>月</w:t>
            </w:r>
            <w:r>
              <w:rPr>
                <w:rFonts w:ascii="Arial" w:eastAsia="DengXian" w:hAnsi="Arial" w:cs="Arial"/>
              </w:rPr>
              <w:t>01</w:t>
            </w:r>
            <w:r>
              <w:rPr>
                <w:rFonts w:ascii="Arial" w:eastAsia="DengXian" w:hAnsi="Arial" w:cs="Arial"/>
              </w:rPr>
              <w:t>日</w:t>
            </w:r>
          </w:p>
        </w:tc>
      </w:tr>
      <w:tr w:rsidR="00474C43" w14:paraId="58C3B0C9" w14:textId="77777777" w:rsidTr="471BB82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编制人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6" w14:textId="5FE2A319" w:rsidR="00474C43" w:rsidRDefault="00980F6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</w:t>
            </w:r>
            <w:r>
              <w:rPr>
                <w:rFonts w:ascii="Arial" w:eastAsia="DengXian" w:hAnsi="Arial" w:cs="Arial" w:hint="eastAsia"/>
              </w:rPr>
              <w:t>anhn1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审核人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待审核</w:t>
            </w:r>
          </w:p>
        </w:tc>
      </w:tr>
      <w:tr w:rsidR="00980F6C" w14:paraId="58C3B0CE" w14:textId="77777777" w:rsidTr="471BB82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适用范围</w:t>
            </w:r>
          </w:p>
        </w:tc>
        <w:tc>
          <w:tcPr>
            <w:tcW w:w="648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企业集团级供应链风险管控、采购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物流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生产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合规</w:t>
            </w:r>
            <w:r>
              <w:rPr>
                <w:rFonts w:ascii="Arial" w:eastAsia="DengXian" w:hAnsi="Arial" w:cs="Arial"/>
              </w:rPr>
              <w:t>/ESG</w:t>
            </w:r>
            <w:r>
              <w:rPr>
                <w:rFonts w:ascii="Arial" w:eastAsia="DengXian" w:hAnsi="Arial" w:cs="Arial"/>
              </w:rPr>
              <w:t>全业务线，覆盖多行业适配</w:t>
            </w:r>
          </w:p>
        </w:tc>
      </w:tr>
      <w:tr w:rsidR="00980F6C" w14:paraId="58C3B0D3" w14:textId="77777777" w:rsidTr="471BB82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C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核心目标</w:t>
            </w:r>
          </w:p>
        </w:tc>
        <w:tc>
          <w:tcPr>
            <w:tcW w:w="648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D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实现全球风险数据实时采集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智能分析研判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场景化应对措施生成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任务分配与闭环追踪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知识沉淀与模型优化，构建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数据驱动、智能赋能、闭环管理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的供应链风险防控体系，提升供应链韧性与稳定性</w:t>
            </w:r>
          </w:p>
        </w:tc>
      </w:tr>
      <w:tr w:rsidR="00980F6C" w14:paraId="58C3B0D8" w14:textId="77777777" w:rsidTr="471BB82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D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参考标准</w:t>
            </w:r>
          </w:p>
        </w:tc>
        <w:tc>
          <w:tcPr>
            <w:tcW w:w="648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D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T/CFIE 002—2024</w:t>
            </w:r>
            <w:r>
              <w:rPr>
                <w:rFonts w:ascii="Arial" w:eastAsia="DengXian" w:hAnsi="Arial" w:cs="Arial"/>
              </w:rPr>
              <w:t>《可持续供应链风险识别与管理》团体标准、供应链风险管控行业最佳实践、企业现有</w:t>
            </w:r>
            <w:r>
              <w:rPr>
                <w:rFonts w:ascii="Arial" w:eastAsia="DengXian" w:hAnsi="Arial" w:cs="Arial"/>
              </w:rPr>
              <w:t>ERP/SRM/WMS/TMS</w:t>
            </w:r>
            <w:r>
              <w:rPr>
                <w:rFonts w:ascii="Arial" w:eastAsia="DengXian" w:hAnsi="Arial" w:cs="Arial"/>
              </w:rPr>
              <w:t>系统接口规范</w:t>
            </w:r>
          </w:p>
        </w:tc>
      </w:tr>
    </w:tbl>
    <w:p w14:paraId="58C3B0D9" w14:textId="1E94D780" w:rsidR="00474C43" w:rsidRDefault="0059427E" w:rsidP="00064ED8">
      <w:pPr>
        <w:pStyle w:val="1"/>
        <w:rPr>
          <w:rFonts w:ascii="Arial" w:eastAsia="DengXian" w:hAnsi="Arial" w:cs="Arial"/>
          <w:sz w:val="32"/>
          <w:szCs w:val="32"/>
        </w:rPr>
      </w:pPr>
      <w:bookmarkStart w:id="1" w:name="heading_1"/>
      <w:r w:rsidRPr="00064ED8">
        <w:rPr>
          <w:rFonts w:hint="eastAsia"/>
          <w:b w:val="0"/>
          <w:bCs w:val="0"/>
        </w:rPr>
        <w:lastRenderedPageBreak/>
        <w:t>文档概述</w:t>
      </w:r>
      <w:bookmarkEnd w:id="1"/>
    </w:p>
    <w:p w14:paraId="58C3B0DA" w14:textId="0BC2C2A0" w:rsidR="00474C43" w:rsidRDefault="0059427E" w:rsidP="00064ED8">
      <w:pPr>
        <w:pStyle w:val="2"/>
        <w:rPr>
          <w:rFonts w:hint="eastAsia"/>
        </w:rPr>
      </w:pPr>
      <w:bookmarkStart w:id="2" w:name="heading_2"/>
      <w:r w:rsidRPr="00064ED8">
        <w:rPr>
          <w:rFonts w:hint="eastAsia"/>
        </w:rPr>
        <w:t>文档目的</w:t>
      </w:r>
      <w:bookmarkEnd w:id="2"/>
    </w:p>
    <w:p w14:paraId="58C3B0DB" w14:textId="77777777" w:rsidR="00474C43" w:rsidRDefault="0059427E">
      <w:pPr>
        <w:spacing w:before="120" w:after="120" w:line="288" w:lineRule="auto"/>
        <w:rPr>
          <w:rFonts w:hint="eastAsia"/>
        </w:rPr>
      </w:pPr>
      <w:r w:rsidRPr="471BB821">
        <w:rPr>
          <w:rFonts w:ascii="Arial" w:eastAsia="DengXian" w:hAnsi="Arial" w:cs="Arial"/>
        </w:rPr>
        <w:t>本文档为供应链风险管理系统（</w:t>
      </w:r>
      <w:r w:rsidRPr="471BB821">
        <w:rPr>
          <w:rFonts w:ascii="Arial" w:eastAsia="DengXian" w:hAnsi="Arial" w:cs="Arial"/>
        </w:rPr>
        <w:t>SCRM System</w:t>
      </w:r>
      <w:r w:rsidRPr="471BB821">
        <w:rPr>
          <w:rFonts w:ascii="Arial" w:eastAsia="DengXian" w:hAnsi="Arial" w:cs="Arial"/>
        </w:rPr>
        <w:t>）的完整产品需求定义，明确产品定位、功能范围、业务流程、交互规则、数据接口、非功能要求及验收标准，作为研发、测试、实施、运营、培训的统一依据，确保各团队对产品需求达成共识，保障产品按预期落地，满足企业供应链风险管控核心需求。</w:t>
      </w:r>
    </w:p>
    <w:p w14:paraId="58C3B0DC" w14:textId="4EEBAE4B" w:rsidR="00474C43" w:rsidRPr="00C87C1F" w:rsidRDefault="0059427E" w:rsidP="00064ED8">
      <w:pPr>
        <w:pStyle w:val="2"/>
        <w:rPr>
          <w:rFonts w:hint="eastAsia"/>
        </w:rPr>
        <w:pPrChange w:id="3" w:author="Haibin HB18 Li" w:date="2026-04-07T16:17:00Z" w16du:dateUtc="2026-04-07T08:17:00Z">
          <w:pPr>
            <w:pStyle w:val="2"/>
            <w:ind w:firstLine="420"/>
          </w:pPr>
        </w:pPrChange>
      </w:pPr>
      <w:bookmarkStart w:id="4" w:name="heading_3"/>
      <w:r w:rsidRPr="00C87C1F">
        <w:rPr>
          <w:rFonts w:hint="eastAsia"/>
          <w:rPrChange w:id="5" w:author="Haibin HB18 Li" w:date="2026-04-07T16:09:00Z" w16du:dateUtc="2026-04-07T08:09:00Z">
            <w:rPr>
              <w:rFonts w:ascii="Arial" w:eastAsia="DengXian" w:hAnsi="Arial" w:cs="Arial" w:hint="eastAsia"/>
              <w:b/>
              <w:bCs/>
              <w:sz w:val="30"/>
              <w:szCs w:val="30"/>
            </w:rPr>
          </w:rPrChange>
        </w:rPr>
        <w:t>修订记录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290"/>
        <w:gridCol w:w="1395"/>
        <w:gridCol w:w="2070"/>
        <w:gridCol w:w="2475"/>
      </w:tblGrid>
      <w:tr w:rsidR="00474C43" w14:paraId="58C3B0E2" w14:textId="7777777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D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版本号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D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修订日期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D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修订内容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修订原因</w:t>
            </w:r>
          </w:p>
        </w:tc>
      </w:tr>
      <w:tr w:rsidR="00474C43" w14:paraId="58C3B0E8" w14:textId="7777777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V0.1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2026</w:t>
            </w:r>
            <w:r>
              <w:rPr>
                <w:rFonts w:ascii="Arial" w:eastAsia="DengXian" w:hAnsi="Arial" w:cs="Arial"/>
              </w:rPr>
              <w:t>年</w:t>
            </w:r>
            <w:r>
              <w:rPr>
                <w:rFonts w:ascii="Arial" w:eastAsia="DengXian" w:hAnsi="Arial" w:cs="Arial"/>
              </w:rPr>
              <w:t>03</w:t>
            </w:r>
            <w:r>
              <w:rPr>
                <w:rFonts w:ascii="Arial" w:eastAsia="DengXian" w:hAnsi="Arial" w:cs="Arial"/>
              </w:rPr>
              <w:t>月</w:t>
            </w:r>
            <w:r>
              <w:rPr>
                <w:rFonts w:ascii="Arial" w:eastAsia="DengXian" w:hAnsi="Arial" w:cs="Arial"/>
              </w:rPr>
              <w:t>25</w:t>
            </w:r>
            <w:r>
              <w:rPr>
                <w:rFonts w:ascii="Arial" w:eastAsia="DengXian" w:hAnsi="Arial" w:cs="Arial"/>
              </w:rPr>
              <w:t>日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hanhn1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完成文档初稿，明确核心模块与基础需求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搭建</w:t>
            </w:r>
            <w:r>
              <w:rPr>
                <w:rFonts w:ascii="Arial" w:eastAsia="DengXian" w:hAnsi="Arial" w:cs="Arial"/>
              </w:rPr>
              <w:t>PRD</w:t>
            </w:r>
            <w:r>
              <w:rPr>
                <w:rFonts w:ascii="Arial" w:eastAsia="DengXian" w:hAnsi="Arial" w:cs="Arial"/>
              </w:rPr>
              <w:t>基础框架，梳理核心业务需求</w:t>
            </w:r>
          </w:p>
        </w:tc>
      </w:tr>
      <w:tr w:rsidR="00474C43" w14:paraId="58C3B0EE" w14:textId="7777777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V0.2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2026</w:t>
            </w:r>
            <w:r>
              <w:rPr>
                <w:rFonts w:ascii="Arial" w:eastAsia="DengXian" w:hAnsi="Arial" w:cs="Arial"/>
              </w:rPr>
              <w:t>年</w:t>
            </w:r>
            <w:r>
              <w:rPr>
                <w:rFonts w:ascii="Arial" w:eastAsia="DengXian" w:hAnsi="Arial" w:cs="Arial"/>
              </w:rPr>
              <w:t>03</w:t>
            </w:r>
            <w:r>
              <w:rPr>
                <w:rFonts w:ascii="Arial" w:eastAsia="DengXian" w:hAnsi="Arial" w:cs="Arial"/>
              </w:rPr>
              <w:t>月</w:t>
            </w:r>
            <w:r>
              <w:rPr>
                <w:rFonts w:ascii="Arial" w:eastAsia="DengXian" w:hAnsi="Arial" w:cs="Arial"/>
              </w:rPr>
              <w:t>28</w:t>
            </w:r>
            <w:r>
              <w:rPr>
                <w:rFonts w:ascii="Arial" w:eastAsia="DengXian" w:hAnsi="Arial" w:cs="Arial"/>
              </w:rPr>
              <w:t>日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hanhn1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补充功能细节、数据接口、非功能需求，优化业务流程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完善需求颗粒度，提升文档可执行性</w:t>
            </w:r>
          </w:p>
        </w:tc>
      </w:tr>
      <w:tr w:rsidR="00474C43" w14:paraId="58C3B0F4" w14:textId="7777777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E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V1.0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2026</w:t>
            </w:r>
            <w:r>
              <w:rPr>
                <w:rFonts w:ascii="Arial" w:eastAsia="DengXian" w:hAnsi="Arial" w:cs="Arial"/>
              </w:rPr>
              <w:t>年</w:t>
            </w:r>
            <w:r>
              <w:rPr>
                <w:rFonts w:ascii="Arial" w:eastAsia="DengXian" w:hAnsi="Arial" w:cs="Arial"/>
              </w:rPr>
              <w:t>04</w:t>
            </w:r>
            <w:r>
              <w:rPr>
                <w:rFonts w:ascii="Arial" w:eastAsia="DengXian" w:hAnsi="Arial" w:cs="Arial"/>
              </w:rPr>
              <w:t>月</w:t>
            </w:r>
            <w:r>
              <w:rPr>
                <w:rFonts w:ascii="Arial" w:eastAsia="DengXian" w:hAnsi="Arial" w:cs="Arial"/>
              </w:rPr>
              <w:t>01</w:t>
            </w:r>
            <w:r>
              <w:rPr>
                <w:rFonts w:ascii="Arial" w:eastAsia="DengXian" w:hAnsi="Arial" w:cs="Arial"/>
              </w:rPr>
              <w:t>日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hanhn1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整合行业标准与最佳实践，修正疏漏，明确验收标准与迭代计划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形成正式版</w:t>
            </w:r>
            <w:r>
              <w:rPr>
                <w:rFonts w:ascii="Arial" w:eastAsia="DengXian" w:hAnsi="Arial" w:cs="Arial"/>
              </w:rPr>
              <w:t>PRD</w:t>
            </w:r>
            <w:r>
              <w:rPr>
                <w:rFonts w:ascii="Arial" w:eastAsia="DengXian" w:hAnsi="Arial" w:cs="Arial"/>
              </w:rPr>
              <w:t>，满足研发落地与项目推进需求</w:t>
            </w:r>
          </w:p>
        </w:tc>
      </w:tr>
    </w:tbl>
    <w:p w14:paraId="58C3B0F5" w14:textId="02C12643" w:rsidR="00474C43" w:rsidRDefault="0059427E" w:rsidP="00064ED8">
      <w:pPr>
        <w:pStyle w:val="2"/>
        <w:rPr>
          <w:rFonts w:hint="eastAsia"/>
        </w:rPr>
      </w:pPr>
      <w:bookmarkStart w:id="6" w:name="heading_4"/>
      <w:r>
        <w:t>词汇定义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4875"/>
      </w:tblGrid>
      <w:tr w:rsidR="00474C43" w14:paraId="58C3B0F9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术语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缩写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英文全称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中文释义</w:t>
            </w:r>
          </w:p>
        </w:tc>
      </w:tr>
      <w:tr w:rsidR="00474C43" w14:paraId="58C3B0FD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SCRM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Supply Chain Risk Management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供应链风险管理，本文特指供应链风险管理系统</w:t>
            </w:r>
          </w:p>
        </w:tc>
      </w:tr>
      <w:tr w:rsidR="00474C43" w14:paraId="58C3B101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多源风险数据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0F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Multi-source Risk Data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涵盖全球地缘政治、自然灾害、港口物流、供应商舆情、政策法规、</w:t>
            </w:r>
            <w:r>
              <w:rPr>
                <w:rFonts w:ascii="Arial" w:eastAsia="DengXian" w:hAnsi="Arial" w:cs="Arial"/>
              </w:rPr>
              <w:t>ESG</w:t>
            </w:r>
            <w:r>
              <w:rPr>
                <w:rFonts w:ascii="Arial" w:eastAsia="DengXian" w:hAnsi="Arial" w:cs="Arial"/>
              </w:rPr>
              <w:t>、贸易制裁、价格波动等各类公开及第三方数据，以及企业内部供应</w:t>
            </w:r>
            <w:r>
              <w:rPr>
                <w:rFonts w:ascii="Arial" w:eastAsia="DengXian" w:hAnsi="Arial" w:cs="Arial"/>
              </w:rPr>
              <w:lastRenderedPageBreak/>
              <w:t>链相关数据</w:t>
            </w:r>
          </w:p>
        </w:tc>
      </w:tr>
      <w:tr w:rsidR="00474C43" w14:paraId="58C3B105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风险闭环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Risk Closed-loop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风险从发现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预警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分析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处置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任务追踪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复盘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知识沉淀的全流程闭环管理，确保风险可追溯、可处置、可优化</w:t>
            </w:r>
          </w:p>
        </w:tc>
      </w:tr>
      <w:tr w:rsidR="00474C43" w14:paraId="58C3B109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任务工单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Task Work Order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风险触发后，系统自动或人工生成的执行任务载体，包含责任人、执行时限、执行标准、验收规则、相关附件等核心信息</w:t>
            </w:r>
          </w:p>
        </w:tc>
      </w:tr>
      <w:tr w:rsidR="00474C43" w14:paraId="58C3B10D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风险阈值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Risk Threshold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基于企业战略目标与风险偏好设定的风险容忍边界，是风险预警、处置的核心判定依据，涵盖各类风险指标的量化标准</w:t>
            </w:r>
          </w:p>
        </w:tc>
      </w:tr>
      <w:tr w:rsidR="00474C43" w14:paraId="58C3B111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VaR</w:t>
            </w:r>
            <w:r>
              <w:rPr>
                <w:rFonts w:ascii="Arial" w:eastAsia="DengXian" w:hAnsi="Arial" w:cs="Arial"/>
              </w:rPr>
              <w:t>值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0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Value at Risk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1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风险价值，指在一定置信水平下，特定时间段内资产可能遭受的最大损失，用于量化市场与价格风险敞口</w:t>
            </w:r>
          </w:p>
        </w:tc>
      </w:tr>
      <w:tr w:rsidR="00474C43" w14:paraId="58C3B115" w14:textId="77777777"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1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四流合一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1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Four Flows Integration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1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指合同、发票、物流单据、资金流向的统一，是合规风险管控的核心要求</w:t>
            </w:r>
          </w:p>
        </w:tc>
      </w:tr>
    </w:tbl>
    <w:p w14:paraId="58C3B116" w14:textId="29B0D9E1" w:rsidR="00474C43" w:rsidRDefault="0059427E" w:rsidP="00064ED8">
      <w:pPr>
        <w:pStyle w:val="2"/>
        <w:rPr>
          <w:rFonts w:hint="eastAsia"/>
        </w:rPr>
      </w:pPr>
      <w:bookmarkStart w:id="7" w:name="heading_5"/>
      <w:r>
        <w:t>参考资料</w:t>
      </w:r>
      <w:bookmarkEnd w:id="7"/>
      <w:r w:rsidR="00045E81">
        <w:tab/>
      </w:r>
    </w:p>
    <w:p w14:paraId="58C3B117" w14:textId="77777777" w:rsidR="00474C43" w:rsidRDefault="0059427E" w:rsidP="00980F6C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企业现有</w:t>
      </w:r>
      <w:r>
        <w:rPr>
          <w:rFonts w:ascii="Arial" w:eastAsia="DengXian" w:hAnsi="Arial" w:cs="Arial"/>
        </w:rPr>
        <w:t>ERP</w:t>
      </w:r>
      <w:r>
        <w:rPr>
          <w:rFonts w:ascii="Arial" w:eastAsia="DengXian" w:hAnsi="Arial" w:cs="Arial"/>
        </w:rPr>
        <w:t>（企业资源计划）、</w:t>
      </w:r>
      <w:r>
        <w:rPr>
          <w:rFonts w:ascii="Arial" w:eastAsia="DengXian" w:hAnsi="Arial" w:cs="Arial"/>
        </w:rPr>
        <w:t>SRM</w:t>
      </w:r>
      <w:r>
        <w:rPr>
          <w:rFonts w:ascii="Arial" w:eastAsia="DengXian" w:hAnsi="Arial" w:cs="Arial"/>
        </w:rPr>
        <w:t>（供应商关系管理）、</w:t>
      </w:r>
      <w:r>
        <w:rPr>
          <w:rFonts w:ascii="Arial" w:eastAsia="DengXian" w:hAnsi="Arial" w:cs="Arial"/>
        </w:rPr>
        <w:t>WMS</w:t>
      </w:r>
      <w:r>
        <w:rPr>
          <w:rFonts w:ascii="Arial" w:eastAsia="DengXian" w:hAnsi="Arial" w:cs="Arial"/>
        </w:rPr>
        <w:t>（仓库管理系统）、</w:t>
      </w:r>
      <w:r>
        <w:rPr>
          <w:rFonts w:ascii="Arial" w:eastAsia="DengXian" w:hAnsi="Arial" w:cs="Arial"/>
        </w:rPr>
        <w:t>TMS</w:t>
      </w:r>
      <w:r>
        <w:rPr>
          <w:rFonts w:ascii="Arial" w:eastAsia="DengXian" w:hAnsi="Arial" w:cs="Arial"/>
        </w:rPr>
        <w:t>（运输管理系统）系统接口规范</w:t>
      </w:r>
    </w:p>
    <w:p w14:paraId="58C3B118" w14:textId="77777777" w:rsidR="00474C43" w:rsidRDefault="0059427E" w:rsidP="00980F6C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中国工业经济联合会</w:t>
      </w:r>
      <w:r>
        <w:rPr>
          <w:rFonts w:ascii="Arial" w:eastAsia="DengXian" w:hAnsi="Arial" w:cs="Arial"/>
        </w:rPr>
        <w:t>T/CFIE 002—2024</w:t>
      </w:r>
      <w:r>
        <w:rPr>
          <w:rFonts w:ascii="Arial" w:eastAsia="DengXian" w:hAnsi="Arial" w:cs="Arial"/>
        </w:rPr>
        <w:t>《可持续供应链风险识别与管理》团体标准</w:t>
      </w:r>
    </w:p>
    <w:p w14:paraId="58C3B119" w14:textId="77777777" w:rsidR="00474C43" w:rsidRDefault="0059427E" w:rsidP="00980F6C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全球风险数据服务商（气象、航运、合规）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接入规范</w:t>
      </w:r>
    </w:p>
    <w:p w14:paraId="58C3B11A" w14:textId="77777777" w:rsidR="00474C43" w:rsidRDefault="0059427E" w:rsidP="00980F6C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供应链风险管控行业标准与最佳实践文档</w:t>
      </w:r>
    </w:p>
    <w:p w14:paraId="58C3B11B" w14:textId="77777777" w:rsidR="00474C43" w:rsidRDefault="0059427E" w:rsidP="00980F6C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供应链风险管理系统前期方案框架文档</w:t>
      </w:r>
    </w:p>
    <w:p w14:paraId="58C3B11C" w14:textId="77777777" w:rsidR="00474C43" w:rsidRDefault="0059427E" w:rsidP="00980F6C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企业供应链风险管控现状调研及需求分析报告</w:t>
      </w:r>
    </w:p>
    <w:p w14:paraId="58C3B11D" w14:textId="3CBBF933" w:rsidR="00474C43" w:rsidRDefault="0059427E" w:rsidP="00064ED8">
      <w:pPr>
        <w:pStyle w:val="1"/>
        <w:rPr>
          <w:rFonts w:hint="eastAsia"/>
        </w:rPr>
      </w:pPr>
      <w:bookmarkStart w:id="8" w:name="heading_6"/>
      <w:r>
        <w:lastRenderedPageBreak/>
        <w:t>产品整体规划</w:t>
      </w:r>
      <w:bookmarkEnd w:id="8"/>
    </w:p>
    <w:p w14:paraId="58C3B11E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9" w:name="heading_7"/>
      <w:r>
        <w:rPr>
          <w:rFonts w:ascii="Arial" w:eastAsia="DengXian" w:hAnsi="Arial" w:cs="Arial"/>
          <w:b/>
          <w:sz w:val="30"/>
        </w:rPr>
        <w:t xml:space="preserve">2.1 </w:t>
      </w:r>
      <w:r>
        <w:rPr>
          <w:rFonts w:ascii="Arial" w:eastAsia="DengXian" w:hAnsi="Arial" w:cs="Arial"/>
          <w:b/>
          <w:sz w:val="30"/>
        </w:rPr>
        <w:t>产品定位</w:t>
      </w:r>
      <w:bookmarkEnd w:id="9"/>
    </w:p>
    <w:p w14:paraId="58C3B11F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构建</w:t>
      </w:r>
      <w:r>
        <w:rPr>
          <w:rFonts w:ascii="Arial" w:eastAsia="DengXian" w:hAnsi="Arial" w:cs="Arial"/>
          <w:b/>
        </w:rPr>
        <w:t>企业级、实时化、智能化、闭环式</w:t>
      </w:r>
      <w:r>
        <w:rPr>
          <w:rFonts w:ascii="Arial" w:eastAsia="DengXian" w:hAnsi="Arial" w:cs="Arial"/>
        </w:rPr>
        <w:t>供应链风险管理平台，以风险阈值为核心纲举目张，覆盖全球供应链全链路、全周期风险，实现风险全域可视、智能预警、科学决策、任务可追溯、知识可沉淀，支撑企业供应链韧性建设，让风控从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成本中心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转化为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价值催化剂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，帮助企业在不确定性中持续运转、创造价值。</w:t>
      </w:r>
    </w:p>
    <w:p w14:paraId="58C3B120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0" w:name="heading_8"/>
      <w:r>
        <w:rPr>
          <w:rFonts w:ascii="Arial" w:eastAsia="DengXian" w:hAnsi="Arial" w:cs="Arial"/>
          <w:b/>
          <w:sz w:val="30"/>
        </w:rPr>
        <w:t xml:space="preserve">2.2 </w:t>
      </w:r>
      <w:r>
        <w:rPr>
          <w:rFonts w:ascii="Arial" w:eastAsia="DengXian" w:hAnsi="Arial" w:cs="Arial"/>
          <w:b/>
          <w:sz w:val="30"/>
        </w:rPr>
        <w:t>核心价值</w:t>
      </w:r>
      <w:bookmarkEnd w:id="10"/>
    </w:p>
    <w:p w14:paraId="58C3B121" w14:textId="77777777" w:rsidR="00474C43" w:rsidRDefault="0059427E" w:rsidP="00980F6C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风险前置：</w:t>
      </w:r>
      <w:r>
        <w:rPr>
          <w:rFonts w:ascii="Arial" w:eastAsia="DengXian" w:hAnsi="Arial" w:cs="Arial"/>
        </w:rPr>
        <w:t>7×24</w:t>
      </w:r>
      <w:r>
        <w:rPr>
          <w:rFonts w:ascii="Arial" w:eastAsia="DengXian" w:hAnsi="Arial" w:cs="Arial"/>
        </w:rPr>
        <w:t>小时全球多源风险数据实时抓取，结合风险阈值监控，提前识别潜在风险，变被动应对为主动防控，降低风险中断损失。</w:t>
      </w:r>
    </w:p>
    <w:p w14:paraId="58C3B122" w14:textId="77777777" w:rsidR="00474C43" w:rsidRDefault="0059427E" w:rsidP="00980F6C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智能分析：基于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算法与知识图谱，自动完成风险分类、分级、影响评估及传导路径推演，量化风险损失，减少人工分析成本。</w:t>
      </w:r>
    </w:p>
    <w:p w14:paraId="58C3B123" w14:textId="77777777" w:rsidR="00474C43" w:rsidRDefault="0059427E" w:rsidP="00980F6C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措施精准：匹配五大核心风险领域的场景化应对方案，支持人工调整与审批，提供多方案对比，辅助快速精准决策。</w:t>
      </w:r>
    </w:p>
    <w:p w14:paraId="58C3B124" w14:textId="77777777" w:rsidR="00474C43" w:rsidRDefault="0059427E" w:rsidP="00980F6C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执行闭环：任务自动分配、进度实时追踪、逾期自动催办升级、结果验收归档，确保风险处置落地，责任可追溯。</w:t>
      </w:r>
    </w:p>
    <w:p w14:paraId="58C3B125" w14:textId="77777777" w:rsidR="00474C43" w:rsidRDefault="0059427E" w:rsidP="00980F6C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知识沉淀：形成企业专属风险案例库、应对规则库，持续优化风险模型与阈值体系，提升长期风险防控能力。</w:t>
      </w:r>
    </w:p>
    <w:p w14:paraId="58C3B126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1" w:name="heading_9"/>
      <w:r>
        <w:rPr>
          <w:rFonts w:ascii="Arial" w:eastAsia="DengXian" w:hAnsi="Arial" w:cs="Arial"/>
          <w:b/>
          <w:sz w:val="30"/>
        </w:rPr>
        <w:t xml:space="preserve">2.3 </w:t>
      </w:r>
      <w:r>
        <w:rPr>
          <w:rFonts w:ascii="Arial" w:eastAsia="DengXian" w:hAnsi="Arial" w:cs="Arial"/>
          <w:b/>
          <w:sz w:val="30"/>
        </w:rPr>
        <w:t>核心用户与角色权限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474C43" w14:paraId="58C3B12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用户角色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所属部门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核心职责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系统使用场景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核心权限</w:t>
            </w:r>
          </w:p>
        </w:tc>
      </w:tr>
      <w:tr w:rsidR="00474C43" w14:paraId="58C3B13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供应链风控专员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风控部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供应链管理部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2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风险监控、数据核对、预警处理、任务执行、信息上报、风险复盘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风险预警查看与处理、任务接收与反馈、风险事件上报、复盘资料填写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查看风险数据、处理预警、执行任务、上报风险、填写复盘记录</w:t>
            </w:r>
          </w:p>
        </w:tc>
      </w:tr>
      <w:tr w:rsidR="00474C43" w14:paraId="58C3B13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采购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物流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生产经理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采购部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物流部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生产部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业务相关风险处置、资源协</w:t>
            </w:r>
            <w:r>
              <w:rPr>
                <w:rFonts w:ascii="Arial" w:eastAsia="DengXian" w:hAnsi="Arial" w:cs="Arial"/>
              </w:rPr>
              <w:lastRenderedPageBreak/>
              <w:t>调、方案审批、任务分配与监督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风险影响分析、应对方案</w:t>
            </w:r>
            <w:r>
              <w:rPr>
                <w:rFonts w:ascii="Arial" w:eastAsia="DengXian" w:hAnsi="Arial" w:cs="Arial"/>
              </w:rPr>
              <w:lastRenderedPageBreak/>
              <w:t>审核、任务分配与调度、执行进度监督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查看相关领域风险、审核方</w:t>
            </w:r>
            <w:r>
              <w:rPr>
                <w:rFonts w:ascii="Arial" w:eastAsia="DengXian" w:hAnsi="Arial" w:cs="Arial"/>
              </w:rPr>
              <w:lastRenderedPageBreak/>
              <w:t>案、分配任务、监督任务执行、审批验收</w:t>
            </w:r>
          </w:p>
        </w:tc>
      </w:tr>
      <w:tr w:rsidR="00474C43" w14:paraId="58C3B13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合规</w:t>
            </w:r>
            <w:r>
              <w:rPr>
                <w:rFonts w:ascii="Arial" w:eastAsia="DengXian" w:hAnsi="Arial" w:cs="Arial"/>
              </w:rPr>
              <w:t>/ESG</w:t>
            </w:r>
            <w:r>
              <w:rPr>
                <w:rFonts w:ascii="Arial" w:eastAsia="DengXian" w:hAnsi="Arial" w:cs="Arial"/>
              </w:rPr>
              <w:t>专员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合规部</w:t>
            </w:r>
            <w:r>
              <w:rPr>
                <w:rFonts w:ascii="Arial" w:eastAsia="DengXian" w:hAnsi="Arial" w:cs="Arial"/>
              </w:rPr>
              <w:t>/ESG</w:t>
            </w:r>
            <w:r>
              <w:rPr>
                <w:rFonts w:ascii="Arial" w:eastAsia="DengXian" w:hAnsi="Arial" w:cs="Arial"/>
              </w:rPr>
              <w:t>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合规与</w:t>
            </w:r>
            <w:r>
              <w:rPr>
                <w:rFonts w:ascii="Arial" w:eastAsia="DengXian" w:hAnsi="Arial" w:cs="Arial"/>
              </w:rPr>
              <w:t>ESG</w:t>
            </w:r>
            <w:r>
              <w:rPr>
                <w:rFonts w:ascii="Arial" w:eastAsia="DengXian" w:hAnsi="Arial" w:cs="Arial"/>
              </w:rPr>
              <w:t>风险监控、合规审查、整改方案制定、报告生成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合规政策监控、</w:t>
            </w:r>
            <w:r>
              <w:rPr>
                <w:rFonts w:ascii="Arial" w:eastAsia="DengXian" w:hAnsi="Arial" w:cs="Arial"/>
              </w:rPr>
              <w:t>ESG</w:t>
            </w:r>
            <w:r>
              <w:rPr>
                <w:rFonts w:ascii="Arial" w:eastAsia="DengXian" w:hAnsi="Arial" w:cs="Arial"/>
              </w:rPr>
              <w:t>数据查看、合规审查、整改任务执行、报告导出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查看合规</w:t>
            </w:r>
            <w:r>
              <w:rPr>
                <w:rFonts w:ascii="Arial" w:eastAsia="DengXian" w:hAnsi="Arial" w:cs="Arial"/>
              </w:rPr>
              <w:t>/ESG</w:t>
            </w:r>
            <w:r>
              <w:rPr>
                <w:rFonts w:ascii="Arial" w:eastAsia="DengXian" w:hAnsi="Arial" w:cs="Arial"/>
              </w:rPr>
              <w:t>风险、制定整改方案、生成合规报告、审核相关任务</w:t>
            </w:r>
          </w:p>
        </w:tc>
      </w:tr>
      <w:tr w:rsidR="00474C43" w14:paraId="58C3B14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3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供应链总监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高管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管理层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全局风险决策、战略调整、重大风险审批、整体进度把控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风险大屏查看、统计报表分析、重大风险审批、战略方向调整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查看全局风险数据、审批重大方案、查看统计报表、配置全局规则</w:t>
            </w:r>
          </w:p>
        </w:tc>
      </w:tr>
      <w:tr w:rsidR="00474C43" w14:paraId="58C3B14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系统管理员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IT</w:t>
            </w:r>
            <w:r>
              <w:rPr>
                <w:rFonts w:ascii="Arial" w:eastAsia="DengXian" w:hAnsi="Arial" w:cs="Arial"/>
              </w:rPr>
              <w:t>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权限配置、数据源维护、系统参数配置、日志审计、系统运维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用户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角色管理、数据源配置、规则配置、日志查询、系统监控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4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全系统权限管理、数据源维护、系统配置、日志审计、故障排查</w:t>
            </w:r>
          </w:p>
        </w:tc>
      </w:tr>
    </w:tbl>
    <w:p w14:paraId="58C3B14B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2" w:name="heading_10"/>
      <w:r>
        <w:rPr>
          <w:rFonts w:ascii="Arial" w:eastAsia="DengXian" w:hAnsi="Arial" w:cs="Arial"/>
          <w:b/>
          <w:sz w:val="30"/>
        </w:rPr>
        <w:t xml:space="preserve">2.4 </w:t>
      </w:r>
      <w:r>
        <w:rPr>
          <w:rFonts w:ascii="Arial" w:eastAsia="DengXian" w:hAnsi="Arial" w:cs="Arial"/>
          <w:b/>
          <w:sz w:val="30"/>
        </w:rPr>
        <w:t>业务边界</w:t>
      </w:r>
      <w:bookmarkEnd w:id="12"/>
    </w:p>
    <w:p w14:paraId="58C3B14C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3" w:name="heading_11"/>
      <w:r>
        <w:rPr>
          <w:rFonts w:ascii="Arial" w:eastAsia="DengXian" w:hAnsi="Arial" w:cs="Arial"/>
          <w:b/>
          <w:sz w:val="28"/>
        </w:rPr>
        <w:t xml:space="preserve">2.4.1 </w:t>
      </w:r>
      <w:r>
        <w:rPr>
          <w:rFonts w:ascii="Arial" w:eastAsia="DengXian" w:hAnsi="Arial" w:cs="Arial"/>
          <w:b/>
          <w:sz w:val="28"/>
        </w:rPr>
        <w:t>包含范围</w:t>
      </w:r>
      <w:bookmarkEnd w:id="13"/>
    </w:p>
    <w:p w14:paraId="58C3B14D" w14:textId="77777777" w:rsidR="00474C43" w:rsidRDefault="0059427E" w:rsidP="00980F6C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全球多源风险数据的采集、清洗、标准化、入库与管理</w:t>
      </w:r>
    </w:p>
    <w:p w14:paraId="58C3B14E" w14:textId="77777777" w:rsidR="00474C43" w:rsidRDefault="0059427E" w:rsidP="00980F6C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风险识别、分类、分级、影响评估、传导路径推演与智能分析</w:t>
      </w:r>
    </w:p>
    <w:p w14:paraId="58C3B14F" w14:textId="77777777" w:rsidR="00474C43" w:rsidRDefault="0059427E" w:rsidP="00980F6C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基于风险阈值的多渠道预警推送、预警管理与升级</w:t>
      </w:r>
    </w:p>
    <w:p w14:paraId="58C3B150" w14:textId="77777777" w:rsidR="00474C43" w:rsidRDefault="0059427E" w:rsidP="00980F6C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场景化应对措施库建设、智能方案推荐、方案编辑与审批</w:t>
      </w:r>
    </w:p>
    <w:p w14:paraId="58C3B151" w14:textId="77777777" w:rsidR="00474C43" w:rsidRDefault="0059427E" w:rsidP="00980F6C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任务工单生成、分配、执行、追踪、催办、验收与闭环管理</w:t>
      </w:r>
    </w:p>
    <w:p w14:paraId="58C3B152" w14:textId="77777777" w:rsidR="00474C43" w:rsidRDefault="0059427E" w:rsidP="00980F6C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风险复盘、案例库沉淀、规则与模型优化</w:t>
      </w:r>
    </w:p>
    <w:p w14:paraId="58C3B153" w14:textId="77777777" w:rsidR="00474C43" w:rsidRDefault="0059427E" w:rsidP="00980F6C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多维度统计报表、风险大屏、自定义报告生成与导出</w:t>
      </w:r>
    </w:p>
    <w:p w14:paraId="58C3B154" w14:textId="77777777" w:rsidR="00474C43" w:rsidRDefault="0059427E" w:rsidP="00980F6C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系统权限、流程、参数配置与日志审计</w:t>
      </w:r>
    </w:p>
    <w:p w14:paraId="58C3B155" w14:textId="77777777" w:rsidR="00474C43" w:rsidRDefault="0059427E" w:rsidP="00980F6C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与企业内部</w:t>
      </w:r>
      <w:r>
        <w:rPr>
          <w:rFonts w:ascii="Arial" w:eastAsia="DengXian" w:hAnsi="Arial" w:cs="Arial"/>
        </w:rPr>
        <w:t>ERP/SRM/WMS/TMS</w:t>
      </w:r>
      <w:r>
        <w:rPr>
          <w:rFonts w:ascii="Arial" w:eastAsia="DengXian" w:hAnsi="Arial" w:cs="Arial"/>
        </w:rPr>
        <w:t>等系统的对接与数据同步</w:t>
      </w:r>
    </w:p>
    <w:p w14:paraId="58C3B156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4" w:name="heading_12"/>
      <w:r>
        <w:rPr>
          <w:rFonts w:ascii="Arial" w:eastAsia="DengXian" w:hAnsi="Arial" w:cs="Arial"/>
          <w:b/>
          <w:sz w:val="28"/>
        </w:rPr>
        <w:t xml:space="preserve">2.4.2 </w:t>
      </w:r>
      <w:r>
        <w:rPr>
          <w:rFonts w:ascii="Arial" w:eastAsia="DengXian" w:hAnsi="Arial" w:cs="Arial"/>
          <w:b/>
          <w:sz w:val="28"/>
        </w:rPr>
        <w:t>不包含范围</w:t>
      </w:r>
      <w:bookmarkEnd w:id="14"/>
    </w:p>
    <w:p w14:paraId="58C3B157" w14:textId="77777777" w:rsidR="00474C43" w:rsidRDefault="0059427E" w:rsidP="00980F6C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ERP</w:t>
      </w:r>
      <w:r>
        <w:rPr>
          <w:rFonts w:ascii="Arial" w:eastAsia="DengXian" w:hAnsi="Arial" w:cs="Arial"/>
        </w:rPr>
        <w:t>系统核心交易功能（如采购下单、付款结算）</w:t>
      </w:r>
    </w:p>
    <w:p w14:paraId="58C3B158" w14:textId="77777777" w:rsidR="00474C43" w:rsidRDefault="0059427E" w:rsidP="00980F6C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WMS</w:t>
      </w:r>
      <w:r>
        <w:rPr>
          <w:rFonts w:ascii="Arial" w:eastAsia="DengXian" w:hAnsi="Arial" w:cs="Arial"/>
        </w:rPr>
        <w:t>系统库存操作功能（如入库、出库、盘点）</w:t>
      </w:r>
    </w:p>
    <w:p w14:paraId="58C3B159" w14:textId="77777777" w:rsidR="00474C43" w:rsidRDefault="0059427E" w:rsidP="00980F6C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TMS</w:t>
      </w:r>
      <w:r>
        <w:rPr>
          <w:rFonts w:ascii="Arial" w:eastAsia="DengXian" w:hAnsi="Arial" w:cs="Arial"/>
        </w:rPr>
        <w:t>系统物流调度执行功能（如车辆调度、路线规划执行）</w:t>
      </w:r>
    </w:p>
    <w:p w14:paraId="58C3B15A" w14:textId="77777777" w:rsidR="00474C43" w:rsidRDefault="0059427E" w:rsidP="00980F6C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第三方风险数据的源头生产（仅做接入与整合）</w:t>
      </w:r>
    </w:p>
    <w:p w14:paraId="58C3B15B" w14:textId="77777777" w:rsidR="00474C43" w:rsidRDefault="0059427E" w:rsidP="00980F6C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企业内部财务核算、人力资源管理等非供应链相关功能</w:t>
      </w:r>
    </w:p>
    <w:p w14:paraId="58C3B15C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5" w:name="heading_13"/>
      <w:r>
        <w:rPr>
          <w:rFonts w:ascii="Arial" w:eastAsia="DengXian" w:hAnsi="Arial" w:cs="Arial"/>
          <w:b/>
          <w:sz w:val="30"/>
        </w:rPr>
        <w:t xml:space="preserve">2.5 </w:t>
      </w:r>
      <w:r>
        <w:rPr>
          <w:rFonts w:ascii="Arial" w:eastAsia="DengXian" w:hAnsi="Arial" w:cs="Arial"/>
          <w:b/>
          <w:sz w:val="30"/>
        </w:rPr>
        <w:t>产品愿景与迭代路线</w:t>
      </w:r>
      <w:bookmarkEnd w:id="15"/>
    </w:p>
    <w:p w14:paraId="58C3B15D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6" w:name="heading_14"/>
      <w:r>
        <w:rPr>
          <w:rFonts w:ascii="Arial" w:eastAsia="DengXian" w:hAnsi="Arial" w:cs="Arial"/>
          <w:b/>
          <w:sz w:val="28"/>
        </w:rPr>
        <w:t xml:space="preserve">2.5.1 </w:t>
      </w:r>
      <w:r>
        <w:rPr>
          <w:rFonts w:ascii="Arial" w:eastAsia="DengXian" w:hAnsi="Arial" w:cs="Arial"/>
          <w:b/>
          <w:sz w:val="28"/>
        </w:rPr>
        <w:t>产品愿景</w:t>
      </w:r>
      <w:bookmarkEnd w:id="16"/>
    </w:p>
    <w:p w14:paraId="58C3B15E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成为企业供应链风险管控的核心支撑工具，覆盖全球供应链全链路风险，实现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风险可感知、可分析、可处置、可追溯、可优化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，助力企业构建韧性供应链，在复杂多变的全球环境中实现可持续发展。</w:t>
      </w:r>
    </w:p>
    <w:p w14:paraId="58C3B15F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7" w:name="heading_15"/>
      <w:r>
        <w:rPr>
          <w:rFonts w:ascii="Arial" w:eastAsia="DengXian" w:hAnsi="Arial" w:cs="Arial"/>
          <w:b/>
          <w:sz w:val="28"/>
        </w:rPr>
        <w:t xml:space="preserve">2.5.2 </w:t>
      </w:r>
      <w:r>
        <w:rPr>
          <w:rFonts w:ascii="Arial" w:eastAsia="DengXian" w:hAnsi="Arial" w:cs="Arial"/>
          <w:b/>
          <w:sz w:val="28"/>
        </w:rPr>
        <w:t>迭代路线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3105"/>
      </w:tblGrid>
      <w:tr w:rsidR="00474C43" w14:paraId="58C3B164" w14:textId="77777777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版本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上线周期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核心目标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关键功能</w:t>
            </w:r>
          </w:p>
        </w:tc>
      </w:tr>
      <w:tr w:rsidR="00474C43" w14:paraId="58C3B169" w14:textId="77777777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V1.0</w:t>
            </w:r>
            <w:r>
              <w:rPr>
                <w:rFonts w:ascii="Arial" w:eastAsia="DengXian" w:hAnsi="Arial" w:cs="Arial"/>
              </w:rPr>
              <w:t>（基础版）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1-3</w:t>
            </w:r>
            <w:r>
              <w:rPr>
                <w:rFonts w:ascii="Arial" w:eastAsia="DengXian" w:hAnsi="Arial" w:cs="Arial"/>
              </w:rPr>
              <w:t>个月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完成基础底座搭建，实现核心风险管控功能试点落地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1. </w:t>
            </w:r>
            <w:r>
              <w:rPr>
                <w:rFonts w:ascii="Arial" w:eastAsia="DengXian" w:hAnsi="Arial" w:cs="Arial"/>
              </w:rPr>
              <w:t>核心数据源接入与基础数据治理；</w:t>
            </w:r>
            <w:r>
              <w:rPr>
                <w:rFonts w:ascii="Arial" w:eastAsia="DengXian" w:hAnsi="Arial" w:cs="Arial"/>
              </w:rPr>
              <w:t xml:space="preserve">2. </w:t>
            </w:r>
            <w:r>
              <w:rPr>
                <w:rFonts w:ascii="Arial" w:eastAsia="DengXian" w:hAnsi="Arial" w:cs="Arial"/>
              </w:rPr>
              <w:t>基础风险识别、分类与分级；</w:t>
            </w:r>
            <w:r>
              <w:rPr>
                <w:rFonts w:ascii="Arial" w:eastAsia="DengXian" w:hAnsi="Arial" w:cs="Arial"/>
              </w:rPr>
              <w:t xml:space="preserve">3. </w:t>
            </w:r>
            <w:r>
              <w:rPr>
                <w:rFonts w:ascii="Arial" w:eastAsia="DengXian" w:hAnsi="Arial" w:cs="Arial"/>
              </w:rPr>
              <w:t>简单预警推送；</w:t>
            </w:r>
            <w:r>
              <w:rPr>
                <w:rFonts w:ascii="Arial" w:eastAsia="DengXian" w:hAnsi="Arial" w:cs="Arial"/>
              </w:rPr>
              <w:t xml:space="preserve">4. </w:t>
            </w:r>
            <w:r>
              <w:rPr>
                <w:rFonts w:ascii="Arial" w:eastAsia="DengXian" w:hAnsi="Arial" w:cs="Arial"/>
              </w:rPr>
              <w:t>基础任务管理（创建、分配、追踪）；</w:t>
            </w:r>
            <w:r>
              <w:rPr>
                <w:rFonts w:ascii="Arial" w:eastAsia="DengXian" w:hAnsi="Arial" w:cs="Arial"/>
              </w:rPr>
              <w:t xml:space="preserve">5. </w:t>
            </w:r>
            <w:r>
              <w:rPr>
                <w:rFonts w:ascii="Arial" w:eastAsia="DengXian" w:hAnsi="Arial" w:cs="Arial"/>
              </w:rPr>
              <w:t>系统基础配置与权限管理</w:t>
            </w:r>
          </w:p>
        </w:tc>
      </w:tr>
      <w:tr w:rsidR="00474C43" w14:paraId="58C3B16E" w14:textId="77777777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V2.0</w:t>
            </w:r>
            <w:r>
              <w:rPr>
                <w:rFonts w:ascii="Arial" w:eastAsia="DengXian" w:hAnsi="Arial" w:cs="Arial"/>
              </w:rPr>
              <w:t>（智能增强版）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4-6</w:t>
            </w:r>
            <w:r>
              <w:rPr>
                <w:rFonts w:ascii="Arial" w:eastAsia="DengXian" w:hAnsi="Arial" w:cs="Arial"/>
              </w:rPr>
              <w:t>个月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完善智能分析能力，实现全场景覆盖与内部系统深度集成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1. AI</w:t>
            </w:r>
            <w:r>
              <w:rPr>
                <w:rFonts w:ascii="Arial" w:eastAsia="DengXian" w:hAnsi="Arial" w:cs="Arial"/>
              </w:rPr>
              <w:t>智能分析、风险传导路径可视化；</w:t>
            </w:r>
            <w:r>
              <w:rPr>
                <w:rFonts w:ascii="Arial" w:eastAsia="DengXian" w:hAnsi="Arial" w:cs="Arial"/>
              </w:rPr>
              <w:t xml:space="preserve">2. </w:t>
            </w:r>
            <w:r>
              <w:rPr>
                <w:rFonts w:ascii="Arial" w:eastAsia="DengXian" w:hAnsi="Arial" w:cs="Arial"/>
              </w:rPr>
              <w:t>完善应对措施库与智能推荐；</w:t>
            </w:r>
            <w:r>
              <w:rPr>
                <w:rFonts w:ascii="Arial" w:eastAsia="DengXian" w:hAnsi="Arial" w:cs="Arial"/>
              </w:rPr>
              <w:t xml:space="preserve">3. </w:t>
            </w:r>
            <w:r>
              <w:rPr>
                <w:rFonts w:ascii="Arial" w:eastAsia="DengXian" w:hAnsi="Arial" w:cs="Arial"/>
              </w:rPr>
              <w:t>多维度统计报表与风险大屏；</w:t>
            </w:r>
            <w:r>
              <w:rPr>
                <w:rFonts w:ascii="Arial" w:eastAsia="DengXian" w:hAnsi="Arial" w:cs="Arial"/>
              </w:rPr>
              <w:t xml:space="preserve">4. </w:t>
            </w:r>
            <w:r>
              <w:rPr>
                <w:rFonts w:ascii="Arial" w:eastAsia="DengXian" w:hAnsi="Arial" w:cs="Arial"/>
              </w:rPr>
              <w:t>与</w:t>
            </w:r>
            <w:r>
              <w:rPr>
                <w:rFonts w:ascii="Arial" w:eastAsia="DengXian" w:hAnsi="Arial" w:cs="Arial"/>
              </w:rPr>
              <w:t>ERP/SRM/WMS/TMS</w:t>
            </w:r>
            <w:r>
              <w:rPr>
                <w:rFonts w:ascii="Arial" w:eastAsia="DengXian" w:hAnsi="Arial" w:cs="Arial"/>
              </w:rPr>
              <w:t>深度对接；</w:t>
            </w:r>
            <w:r>
              <w:rPr>
                <w:rFonts w:ascii="Arial" w:eastAsia="DengXian" w:hAnsi="Arial" w:cs="Arial"/>
              </w:rPr>
              <w:t xml:space="preserve">5. </w:t>
            </w:r>
            <w:r>
              <w:rPr>
                <w:rFonts w:ascii="Arial" w:eastAsia="DengXian" w:hAnsi="Arial" w:cs="Arial"/>
              </w:rPr>
              <w:t>风险复盘与案例库沉淀</w:t>
            </w:r>
          </w:p>
        </w:tc>
      </w:tr>
      <w:tr w:rsidR="00474C43" w14:paraId="58C3B173" w14:textId="77777777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6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V3.0</w:t>
            </w:r>
            <w:r>
              <w:rPr>
                <w:rFonts w:ascii="Arial" w:eastAsia="DengXian" w:hAnsi="Arial" w:cs="Arial"/>
              </w:rPr>
              <w:t>（生态协</w:t>
            </w:r>
            <w:r>
              <w:rPr>
                <w:rFonts w:ascii="Arial" w:eastAsia="DengXian" w:hAnsi="Arial" w:cs="Arial"/>
              </w:rPr>
              <w:lastRenderedPageBreak/>
              <w:t>同版）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7-12</w:t>
            </w:r>
            <w:r>
              <w:rPr>
                <w:rFonts w:ascii="Arial" w:eastAsia="DengXian" w:hAnsi="Arial" w:cs="Arial"/>
              </w:rPr>
              <w:t>个月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实现智能化升级与生态协</w:t>
            </w:r>
            <w:r>
              <w:rPr>
                <w:rFonts w:ascii="Arial" w:eastAsia="DengXian" w:hAnsi="Arial" w:cs="Arial"/>
              </w:rPr>
              <w:lastRenderedPageBreak/>
              <w:t>同，打造专属风险管控体系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 xml:space="preserve">1. </w:t>
            </w:r>
            <w:r>
              <w:rPr>
                <w:rFonts w:ascii="Arial" w:eastAsia="DengXian" w:hAnsi="Arial" w:cs="Arial"/>
              </w:rPr>
              <w:t>风险模型迭代与优化；</w:t>
            </w:r>
            <w:r>
              <w:rPr>
                <w:rFonts w:ascii="Arial" w:eastAsia="DengXian" w:hAnsi="Arial" w:cs="Arial"/>
              </w:rPr>
              <w:t xml:space="preserve">2. </w:t>
            </w:r>
            <w:r>
              <w:rPr>
                <w:rFonts w:ascii="Arial" w:eastAsia="DengXian" w:hAnsi="Arial" w:cs="Arial"/>
              </w:rPr>
              <w:t>供应商协同入口开放；</w:t>
            </w:r>
            <w:r>
              <w:rPr>
                <w:rFonts w:ascii="Arial" w:eastAsia="DengXian" w:hAnsi="Arial" w:cs="Arial"/>
              </w:rPr>
              <w:t xml:space="preserve">3. </w:t>
            </w:r>
            <w:r>
              <w:rPr>
                <w:rFonts w:ascii="Arial" w:eastAsia="DengXian" w:hAnsi="Arial" w:cs="Arial"/>
              </w:rPr>
              <w:t>多</w:t>
            </w:r>
            <w:r>
              <w:rPr>
                <w:rFonts w:ascii="Arial" w:eastAsia="DengXian" w:hAnsi="Arial" w:cs="Arial"/>
              </w:rPr>
              <w:lastRenderedPageBreak/>
              <w:t>组织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集团级权限管控；</w:t>
            </w:r>
            <w:r>
              <w:rPr>
                <w:rFonts w:ascii="Arial" w:eastAsia="DengXian" w:hAnsi="Arial" w:cs="Arial"/>
              </w:rPr>
              <w:t xml:space="preserve">4. </w:t>
            </w:r>
            <w:r>
              <w:rPr>
                <w:rFonts w:ascii="Arial" w:eastAsia="DengXian" w:hAnsi="Arial" w:cs="Arial"/>
              </w:rPr>
              <w:t>大数据可视化与趋势预测；</w:t>
            </w:r>
            <w:r>
              <w:rPr>
                <w:rFonts w:ascii="Arial" w:eastAsia="DengXian" w:hAnsi="Arial" w:cs="Arial"/>
              </w:rPr>
              <w:t xml:space="preserve">5. </w:t>
            </w:r>
            <w:r>
              <w:rPr>
                <w:rFonts w:ascii="Arial" w:eastAsia="DengXian" w:hAnsi="Arial" w:cs="Arial"/>
              </w:rPr>
              <w:t>行业定制化风险场景适配</w:t>
            </w:r>
          </w:p>
        </w:tc>
      </w:tr>
      <w:tr w:rsidR="00474C43" w14:paraId="58C3B178" w14:textId="77777777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V4.0</w:t>
            </w:r>
            <w:r>
              <w:rPr>
                <w:rFonts w:ascii="Arial" w:eastAsia="DengXian" w:hAnsi="Arial" w:cs="Arial"/>
              </w:rPr>
              <w:t>（生态拓展版）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  <w:r>
              <w:rPr>
                <w:rFonts w:ascii="Arial" w:eastAsia="DengXian" w:hAnsi="Arial" w:cs="Arial"/>
              </w:rPr>
              <w:t>个月</w:t>
            </w:r>
            <w:r>
              <w:rPr>
                <w:rFonts w:ascii="Arial" w:eastAsia="DengXian" w:hAnsi="Arial" w:cs="Arial"/>
              </w:rPr>
              <w:t>+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拓展生态边界，实现全产业链风险协同管控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7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1. </w:t>
            </w:r>
            <w:r>
              <w:rPr>
                <w:rFonts w:ascii="Arial" w:eastAsia="DengXian" w:hAnsi="Arial" w:cs="Arial"/>
              </w:rPr>
              <w:t>行业生态对接；</w:t>
            </w:r>
            <w:r>
              <w:rPr>
                <w:rFonts w:ascii="Arial" w:eastAsia="DengXian" w:hAnsi="Arial" w:cs="Arial"/>
              </w:rPr>
              <w:t xml:space="preserve">2. </w:t>
            </w:r>
            <w:r>
              <w:rPr>
                <w:rFonts w:ascii="Arial" w:eastAsia="DengXian" w:hAnsi="Arial" w:cs="Arial"/>
              </w:rPr>
              <w:t>区块链溯源与数据存证；</w:t>
            </w:r>
            <w:r>
              <w:rPr>
                <w:rFonts w:ascii="Arial" w:eastAsia="DengXian" w:hAnsi="Arial" w:cs="Arial"/>
              </w:rPr>
              <w:t xml:space="preserve">3. </w:t>
            </w:r>
            <w:r>
              <w:rPr>
                <w:rFonts w:ascii="Arial" w:eastAsia="DengXian" w:hAnsi="Arial" w:cs="Arial"/>
              </w:rPr>
              <w:t>更精准的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风险预测；</w:t>
            </w:r>
            <w:r>
              <w:rPr>
                <w:rFonts w:ascii="Arial" w:eastAsia="DengXian" w:hAnsi="Arial" w:cs="Arial"/>
              </w:rPr>
              <w:t xml:space="preserve">4. </w:t>
            </w:r>
            <w:r>
              <w:rPr>
                <w:rFonts w:ascii="Arial" w:eastAsia="DengXian" w:hAnsi="Arial" w:cs="Arial"/>
              </w:rPr>
              <w:t>移动端全功能适配；</w:t>
            </w:r>
            <w:r>
              <w:rPr>
                <w:rFonts w:ascii="Arial" w:eastAsia="DengXian" w:hAnsi="Arial" w:cs="Arial"/>
              </w:rPr>
              <w:t xml:space="preserve">5. </w:t>
            </w:r>
            <w:r>
              <w:rPr>
                <w:rFonts w:ascii="Arial" w:eastAsia="DengXian" w:hAnsi="Arial" w:cs="Arial"/>
              </w:rPr>
              <w:t>跨境供应链风险专项管控</w:t>
            </w:r>
          </w:p>
        </w:tc>
      </w:tr>
    </w:tbl>
    <w:p w14:paraId="58C3B179" w14:textId="46C0E869" w:rsidR="00474C43" w:rsidRDefault="0059427E" w:rsidP="009F3073">
      <w:pPr>
        <w:pStyle w:val="1"/>
        <w:rPr>
          <w:rFonts w:hint="eastAsia"/>
        </w:rPr>
      </w:pPr>
      <w:bookmarkStart w:id="18" w:name="heading_16"/>
      <w:r>
        <w:t>业务流程设计</w:t>
      </w:r>
      <w:bookmarkEnd w:id="18"/>
    </w:p>
    <w:p w14:paraId="58C3B17A" w14:textId="47062B29" w:rsidR="00474C43" w:rsidRDefault="0059427E" w:rsidP="009F3073">
      <w:pPr>
        <w:pStyle w:val="2"/>
        <w:rPr>
          <w:rFonts w:hint="eastAsia"/>
        </w:rPr>
      </w:pPr>
      <w:bookmarkStart w:id="19" w:name="heading_17"/>
      <w:r>
        <w:t>核心</w:t>
      </w:r>
      <w:r w:rsidR="000D0ABF">
        <w:rPr>
          <w:rFonts w:hint="eastAsia"/>
        </w:rPr>
        <w:t>业务</w:t>
      </w:r>
      <w:r>
        <w:t>流程</w:t>
      </w:r>
      <w:r w:rsidR="007B39EA">
        <w:rPr>
          <w:rFonts w:hint="eastAsia"/>
        </w:rPr>
        <w:t xml:space="preserve"> （huangyje）</w:t>
      </w:r>
      <w:bookmarkEnd w:id="19"/>
    </w:p>
    <w:p w14:paraId="07EBF993" w14:textId="5E637794" w:rsidR="00AA4182" w:rsidRDefault="0059427E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核心逻辑：</w:t>
      </w:r>
      <w:r w:rsidR="00006D8C" w:rsidRPr="00006D8C">
        <w:rPr>
          <w:rFonts w:ascii="Arial" w:eastAsia="DengXian" w:hAnsi="Arial" w:cs="Arial"/>
          <w:b/>
          <w:bCs/>
        </w:rPr>
        <w:t>在既定的战略目标下，通过系统性地识别、评估和权衡内外部不确定性，在</w:t>
      </w:r>
      <w:r w:rsidR="00006D8C" w:rsidRPr="00006D8C">
        <w:rPr>
          <w:rFonts w:ascii="Arial" w:eastAsia="DengXian" w:hAnsi="Arial" w:cs="Arial"/>
          <w:b/>
          <w:bCs/>
        </w:rPr>
        <w:t>“</w:t>
      </w:r>
      <w:r w:rsidR="00006D8C" w:rsidRPr="00006D8C">
        <w:rPr>
          <w:rFonts w:ascii="Arial" w:eastAsia="DengXian" w:hAnsi="Arial" w:cs="Arial"/>
          <w:b/>
          <w:bCs/>
        </w:rPr>
        <w:t>追求增长</w:t>
      </w:r>
      <w:r w:rsidR="00006D8C" w:rsidRPr="00006D8C">
        <w:rPr>
          <w:rFonts w:ascii="Arial" w:eastAsia="DengXian" w:hAnsi="Arial" w:cs="Arial"/>
          <w:b/>
          <w:bCs/>
        </w:rPr>
        <w:t>/</w:t>
      </w:r>
      <w:r w:rsidR="00006D8C" w:rsidRPr="00006D8C">
        <w:rPr>
          <w:rFonts w:ascii="Arial" w:eastAsia="DengXian" w:hAnsi="Arial" w:cs="Arial"/>
          <w:b/>
          <w:bCs/>
        </w:rPr>
        <w:t>收益</w:t>
      </w:r>
      <w:r w:rsidR="00006D8C" w:rsidRPr="00006D8C">
        <w:rPr>
          <w:rFonts w:ascii="Arial" w:eastAsia="DengXian" w:hAnsi="Arial" w:cs="Arial"/>
          <w:b/>
          <w:bCs/>
        </w:rPr>
        <w:t>”</w:t>
      </w:r>
      <w:r w:rsidR="00006D8C" w:rsidRPr="00006D8C">
        <w:rPr>
          <w:rFonts w:ascii="Arial" w:eastAsia="DengXian" w:hAnsi="Arial" w:cs="Arial"/>
          <w:b/>
          <w:bCs/>
        </w:rPr>
        <w:t>与</w:t>
      </w:r>
      <w:r w:rsidR="00006D8C" w:rsidRPr="00006D8C">
        <w:rPr>
          <w:rFonts w:ascii="Arial" w:eastAsia="DengXian" w:hAnsi="Arial" w:cs="Arial"/>
          <w:b/>
          <w:bCs/>
        </w:rPr>
        <w:t>“</w:t>
      </w:r>
      <w:r w:rsidR="00006D8C" w:rsidRPr="00006D8C">
        <w:rPr>
          <w:rFonts w:ascii="Arial" w:eastAsia="DengXian" w:hAnsi="Arial" w:cs="Arial"/>
          <w:b/>
          <w:bCs/>
        </w:rPr>
        <w:t>控制损失</w:t>
      </w:r>
      <w:r w:rsidR="00006D8C" w:rsidRPr="00006D8C">
        <w:rPr>
          <w:rFonts w:ascii="Arial" w:eastAsia="DengXian" w:hAnsi="Arial" w:cs="Arial"/>
          <w:b/>
          <w:bCs/>
        </w:rPr>
        <w:t>/</w:t>
      </w:r>
      <w:r w:rsidR="00006D8C" w:rsidRPr="00006D8C">
        <w:rPr>
          <w:rFonts w:ascii="Arial" w:eastAsia="DengXian" w:hAnsi="Arial" w:cs="Arial"/>
          <w:b/>
          <w:bCs/>
        </w:rPr>
        <w:t>波动</w:t>
      </w:r>
      <w:r w:rsidR="00006D8C" w:rsidRPr="00006D8C">
        <w:rPr>
          <w:rFonts w:ascii="Arial" w:eastAsia="DengXian" w:hAnsi="Arial" w:cs="Arial"/>
          <w:b/>
          <w:bCs/>
        </w:rPr>
        <w:t>”</w:t>
      </w:r>
      <w:r w:rsidR="00006D8C" w:rsidRPr="00006D8C">
        <w:rPr>
          <w:rFonts w:ascii="Arial" w:eastAsia="DengXian" w:hAnsi="Arial" w:cs="Arial"/>
          <w:b/>
          <w:bCs/>
        </w:rPr>
        <w:t>之间找到最优平衡点</w:t>
      </w:r>
      <w:r w:rsidR="00006D8C" w:rsidRPr="00006D8C">
        <w:rPr>
          <w:rFonts w:ascii="Arial" w:eastAsia="DengXian" w:hAnsi="Arial" w:cs="Arial"/>
        </w:rPr>
        <w:t>。并非追求零风险，而是通过事前预防、事中控制和事后应对的组合策略，将风险敞口控制在企业可承受的</w:t>
      </w:r>
      <w:r w:rsidR="00006D8C" w:rsidRPr="00006D8C">
        <w:rPr>
          <w:rFonts w:ascii="Arial" w:eastAsia="DengXian" w:hAnsi="Arial" w:cs="Arial"/>
        </w:rPr>
        <w:t>“</w:t>
      </w:r>
      <w:r w:rsidR="00006D8C" w:rsidRPr="00006D8C">
        <w:rPr>
          <w:rFonts w:ascii="Arial" w:eastAsia="DengXian" w:hAnsi="Arial" w:cs="Arial"/>
        </w:rPr>
        <w:t>风险偏好</w:t>
      </w:r>
      <w:r w:rsidR="00006D8C" w:rsidRPr="00006D8C">
        <w:rPr>
          <w:rFonts w:ascii="Arial" w:eastAsia="DengXian" w:hAnsi="Arial" w:cs="Arial"/>
        </w:rPr>
        <w:t>”</w:t>
      </w:r>
      <w:r w:rsidR="00006D8C" w:rsidRPr="00006D8C">
        <w:rPr>
          <w:rFonts w:ascii="Arial" w:eastAsia="DengXian" w:hAnsi="Arial" w:cs="Arial"/>
        </w:rPr>
        <w:t>范围内，从而保障战略目标的稳健达成，并优化资本与资源配置效率。</w:t>
      </w:r>
    </w:p>
    <w:p w14:paraId="3C83251B" w14:textId="2015D2D9" w:rsidR="00444827" w:rsidRDefault="00444827">
      <w:pPr>
        <w:spacing w:before="120" w:after="120" w:line="288" w:lineRule="auto"/>
        <w:rPr>
          <w:rFonts w:ascii="Arial" w:eastAsia="DengXian" w:hAnsi="Arial" w:cs="Arial"/>
        </w:rPr>
      </w:pPr>
      <w:r>
        <w:rPr>
          <w:noProof/>
        </w:rPr>
        <w:drawing>
          <wp:inline distT="0" distB="0" distL="0" distR="0" wp14:anchorId="68DD959C" wp14:editId="483818A9">
            <wp:extent cx="5273675" cy="2303145"/>
            <wp:effectExtent l="0" t="0" r="0" b="0"/>
            <wp:docPr id="1425598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B17B" w14:textId="6AB39F1D" w:rsidR="00474C43" w:rsidRDefault="0059427E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具体流程如下：</w:t>
      </w:r>
    </w:p>
    <w:p w14:paraId="037129F3" w14:textId="5A3D405E" w:rsidR="005827A5" w:rsidRDefault="005827A5">
      <w:pPr>
        <w:spacing w:before="120" w:after="120" w:line="288" w:lineRule="auto"/>
        <w:rPr>
          <w:rFonts w:hint="eastAsia"/>
        </w:rPr>
      </w:pPr>
      <w:r w:rsidRPr="005827A5">
        <w:t>“风险感知—传导分析—协同处置—闭环学习”</w:t>
      </w:r>
      <w:r>
        <w:rPr>
          <w:rFonts w:hint="eastAsia"/>
        </w:rPr>
        <w:t>（可补充示意图</w:t>
      </w:r>
      <w:r w:rsidR="007A043A">
        <w:rPr>
          <w:rFonts w:hint="eastAsia"/>
        </w:rPr>
        <w:t>及详细解释</w:t>
      </w:r>
      <w:r>
        <w:rPr>
          <w:rFonts w:hint="eastAsia"/>
        </w:rPr>
        <w:t>）</w:t>
      </w:r>
    </w:p>
    <w:p w14:paraId="5CABF8C1" w14:textId="33F23228" w:rsidR="00062B95" w:rsidRPr="00147742" w:rsidRDefault="00A4087C" w:rsidP="00147742">
      <w:pPr>
        <w:pStyle w:val="ab"/>
        <w:numPr>
          <w:ilvl w:val="0"/>
          <w:numId w:val="495"/>
        </w:numPr>
        <w:spacing w:before="120" w:after="120" w:line="288" w:lineRule="auto"/>
        <w:ind w:firstLineChars="0"/>
        <w:rPr>
          <w:rFonts w:ascii="Arial" w:eastAsia="DengXian" w:hAnsi="Arial" w:cs="Arial"/>
        </w:rPr>
      </w:pPr>
      <w:r>
        <w:rPr>
          <w:rFonts w:ascii="Arial" w:eastAsia="DengXian" w:hAnsi="Arial" w:cs="Arial" w:hint="eastAsia"/>
        </w:rPr>
        <w:t>风险</w:t>
      </w:r>
      <w:r w:rsidR="00062B95" w:rsidRPr="00147742">
        <w:rPr>
          <w:rFonts w:ascii="Arial" w:eastAsia="DengXian" w:hAnsi="Arial" w:cs="Arial" w:hint="eastAsia"/>
        </w:rPr>
        <w:t>感知</w:t>
      </w:r>
      <w:r w:rsidR="00A277A5" w:rsidRPr="00A277A5">
        <w:rPr>
          <w:rFonts w:ascii="Arial" w:eastAsia="DengXian" w:hAnsi="Arial" w:cs="Arial" w:hint="eastAsia"/>
        </w:rPr>
        <w:t>（识别与定位风险）</w:t>
      </w:r>
      <w:r w:rsidR="00062B95" w:rsidRPr="00147742">
        <w:rPr>
          <w:rFonts w:ascii="Arial" w:eastAsia="DengXian" w:hAnsi="Arial" w:cs="Arial" w:hint="eastAsia"/>
        </w:rPr>
        <w:t>：</w:t>
      </w:r>
    </w:p>
    <w:p w14:paraId="42AB43CC" w14:textId="780FFCA4" w:rsidR="00191D75" w:rsidRDefault="00191D75" w:rsidP="7DF1703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ins w:id="20" w:author="Jason Huang" w:date="2026-04-07T09:56:00Z" w16du:dateUtc="2026-04-07T01:56:00Z"/>
          <w:rFonts w:ascii="Segoe UI" w:hAnsi="Segoe UI" w:cs="Segoe UI"/>
          <w:color w:val="0F1115"/>
        </w:rPr>
      </w:pPr>
      <w:ins w:id="21" w:author="Jason Huang" w:date="2026-04-07T09:56:00Z" w16du:dateUtc="2026-04-07T01:56:00Z">
        <w:r>
          <w:rPr>
            <w:rStyle w:val="af"/>
            <w:rFonts w:ascii="Segoe UI" w:hAnsi="Segoe UI" w:cs="Segoe UI"/>
            <w:color w:val="0F1115"/>
          </w:rPr>
          <w:t>目标</w:t>
        </w:r>
        <w:r>
          <w:rPr>
            <w:rFonts w:ascii="Segoe UI" w:hAnsi="Segoe UI" w:cs="Segoe UI"/>
            <w:color w:val="0F1115"/>
          </w:rPr>
          <w:t>：尽早发现外部风险事件，并判断哪些供应链节点可能受到影响。</w:t>
        </w:r>
      </w:ins>
    </w:p>
    <w:p w14:paraId="3F54B802" w14:textId="1D0F8646" w:rsidR="00191D75" w:rsidRDefault="00191D75" w:rsidP="7DF1703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ins w:id="22" w:author="Jason Huang" w:date="2026-04-07T09:56:00Z" w16du:dateUtc="2026-04-07T01:56:00Z"/>
          <w:rFonts w:ascii="Segoe UI" w:hAnsi="Segoe UI" w:cs="Segoe UI"/>
          <w:color w:val="0F1115"/>
        </w:rPr>
      </w:pPr>
      <w:ins w:id="23" w:author="Jason Huang" w:date="2026-04-07T09:56:00Z" w16du:dateUtc="2026-04-07T01:56:00Z">
        <w:r>
          <w:rPr>
            <w:rStyle w:val="af"/>
            <w:rFonts w:ascii="Segoe UI" w:hAnsi="Segoe UI" w:cs="Segoe UI"/>
            <w:color w:val="0F1115"/>
          </w:rPr>
          <w:t>具体活动</w:t>
        </w:r>
        <w:r>
          <w:rPr>
            <w:rFonts w:ascii="Segoe UI" w:hAnsi="Segoe UI" w:cs="Segoe UI"/>
            <w:color w:val="0F1115"/>
          </w:rPr>
          <w:t>：</w:t>
        </w:r>
      </w:ins>
    </w:p>
    <w:p w14:paraId="302408D5" w14:textId="51B73708" w:rsidR="00191D75" w:rsidRDefault="00191D75" w:rsidP="7DF1703D">
      <w:pPr>
        <w:pStyle w:val="ds-markdown-paragraph"/>
        <w:numPr>
          <w:ilvl w:val="0"/>
          <w:numId w:val="500"/>
        </w:numPr>
        <w:shd w:val="clear" w:color="auto" w:fill="FFFFFF" w:themeFill="background1"/>
        <w:spacing w:before="0" w:beforeAutospacing="0" w:after="120" w:afterAutospacing="0"/>
        <w:rPr>
          <w:ins w:id="24" w:author="Jason Huang" w:date="2026-04-07T09:56:00Z" w16du:dateUtc="2026-04-07T01:56:00Z"/>
          <w:rFonts w:ascii="Segoe UI" w:hAnsi="Segoe UI" w:cs="Segoe UI"/>
          <w:color w:val="0F1115"/>
        </w:rPr>
      </w:pPr>
      <w:ins w:id="25" w:author="Jason Huang" w:date="2026-04-07T09:56:00Z" w16du:dateUtc="2026-04-07T01:56:00Z">
        <w:r>
          <w:rPr>
            <w:rStyle w:val="af"/>
            <w:rFonts w:ascii="Segoe UI" w:hAnsi="Segoe UI" w:cs="Segoe UI"/>
            <w:color w:val="0F1115"/>
          </w:rPr>
          <w:lastRenderedPageBreak/>
          <w:t>构建风险事件库</w:t>
        </w:r>
      </w:ins>
    </w:p>
    <w:p w14:paraId="7173A0A1" w14:textId="3FF7B4A4" w:rsidR="00191D75" w:rsidRDefault="00191D75" w:rsidP="7DF1703D">
      <w:pPr>
        <w:pStyle w:val="ds-markdown-paragraph"/>
        <w:numPr>
          <w:ilvl w:val="1"/>
          <w:numId w:val="500"/>
        </w:numPr>
        <w:shd w:val="clear" w:color="auto" w:fill="FFFFFF" w:themeFill="background1"/>
        <w:spacing w:before="0" w:beforeAutospacing="0" w:after="120" w:afterAutospacing="0"/>
        <w:rPr>
          <w:ins w:id="26" w:author="Jason Huang" w:date="2026-04-07T09:56:00Z" w16du:dateUtc="2026-04-07T01:56:00Z"/>
          <w:rFonts w:ascii="Segoe UI" w:hAnsi="Segoe UI" w:cs="Segoe UI"/>
          <w:color w:val="0F1115"/>
        </w:rPr>
      </w:pPr>
      <w:ins w:id="27" w:author="Jason Huang" w:date="2026-04-07T09:56:00Z" w16du:dateUtc="2026-04-07T01:56:00Z">
        <w:r>
          <w:rPr>
            <w:rFonts w:ascii="Segoe UI" w:hAnsi="Segoe UI" w:cs="Segoe UI"/>
            <w:color w:val="0F1115"/>
          </w:rPr>
          <w:t>系统化收集与供应链相关的外部事件，例如：</w:t>
        </w:r>
      </w:ins>
    </w:p>
    <w:p w14:paraId="7BE624BD" w14:textId="1A13AF02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28" w:author="Jason Huang" w:date="2026-04-07T09:56:00Z" w16du:dateUtc="2026-04-07T01:56:00Z"/>
          <w:rFonts w:ascii="Segoe UI" w:hAnsi="Segoe UI" w:cs="Segoe UI"/>
          <w:color w:val="0F1115"/>
        </w:rPr>
      </w:pPr>
      <w:ins w:id="29" w:author="Jason Huang" w:date="2026-04-07T09:56:00Z" w16du:dateUtc="2026-04-07T01:56:00Z">
        <w:r>
          <w:rPr>
            <w:rFonts w:ascii="Segoe UI" w:hAnsi="Segoe UI" w:cs="Segoe UI"/>
            <w:color w:val="0F1115"/>
          </w:rPr>
          <w:t>自然灾害（地震、洪水、台风）</w:t>
        </w:r>
      </w:ins>
    </w:p>
    <w:p w14:paraId="471C685C" w14:textId="23DC7570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30" w:author="Jason Huang" w:date="2026-04-07T09:56:00Z" w16du:dateUtc="2026-04-07T01:56:00Z"/>
          <w:rFonts w:ascii="Segoe UI" w:hAnsi="Segoe UI" w:cs="Segoe UI"/>
          <w:color w:val="0F1115"/>
        </w:rPr>
      </w:pPr>
      <w:ins w:id="31" w:author="Jason Huang" w:date="2026-04-07T09:56:00Z" w16du:dateUtc="2026-04-07T01:56:00Z">
        <w:r>
          <w:rPr>
            <w:rFonts w:ascii="Segoe UI" w:hAnsi="Segoe UI" w:cs="Segoe UI"/>
            <w:color w:val="0F1115"/>
          </w:rPr>
          <w:t>地缘政治冲突（贸易禁令、关税变动）</w:t>
        </w:r>
      </w:ins>
    </w:p>
    <w:p w14:paraId="27DC7B72" w14:textId="6F9FE615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32" w:author="Jason Huang" w:date="2026-04-07T09:56:00Z" w16du:dateUtc="2026-04-07T01:56:00Z"/>
          <w:rFonts w:ascii="Segoe UI" w:hAnsi="Segoe UI" w:cs="Segoe UI"/>
          <w:color w:val="0F1115"/>
        </w:rPr>
      </w:pPr>
      <w:ins w:id="33" w:author="Jason Huang" w:date="2026-04-07T09:56:00Z" w16du:dateUtc="2026-04-07T01:56:00Z">
        <w:r>
          <w:rPr>
            <w:rFonts w:ascii="Segoe UI" w:hAnsi="Segoe UI" w:cs="Segoe UI"/>
            <w:color w:val="0F1115"/>
          </w:rPr>
          <w:t>公共卫生事件（疫情、工厂封锁）</w:t>
        </w:r>
      </w:ins>
    </w:p>
    <w:p w14:paraId="50789F14" w14:textId="7686A4F1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34" w:author="Jason Huang" w:date="2026-04-07T09:56:00Z" w16du:dateUtc="2026-04-07T01:56:00Z"/>
          <w:rFonts w:ascii="Segoe UI" w:hAnsi="Segoe UI" w:cs="Segoe UI"/>
          <w:color w:val="0F1115"/>
        </w:rPr>
      </w:pPr>
      <w:ins w:id="35" w:author="Jason Huang" w:date="2026-04-07T09:56:00Z" w16du:dateUtc="2026-04-07T01:56:00Z">
        <w:r>
          <w:rPr>
            <w:rFonts w:ascii="Segoe UI" w:hAnsi="Segoe UI" w:cs="Segoe UI"/>
            <w:color w:val="0F1115"/>
          </w:rPr>
          <w:t>关键供应商破产、罢工、网络安全攻击</w:t>
        </w:r>
      </w:ins>
    </w:p>
    <w:p w14:paraId="3E7B93DD" w14:textId="355E13E5" w:rsidR="00191D75" w:rsidRDefault="00191D75" w:rsidP="7DF1703D">
      <w:pPr>
        <w:pStyle w:val="ds-markdown-paragraph"/>
        <w:numPr>
          <w:ilvl w:val="1"/>
          <w:numId w:val="500"/>
        </w:numPr>
        <w:shd w:val="clear" w:color="auto" w:fill="FFFFFF" w:themeFill="background1"/>
        <w:spacing w:before="0" w:beforeAutospacing="0" w:after="0" w:afterAutospacing="0"/>
        <w:rPr>
          <w:ins w:id="36" w:author="Jason Huang" w:date="2026-04-07T09:56:00Z" w16du:dateUtc="2026-04-07T01:56:00Z"/>
          <w:rFonts w:ascii="Segoe UI" w:hAnsi="Segoe UI" w:cs="Segoe UI"/>
          <w:color w:val="0F1115"/>
        </w:rPr>
      </w:pPr>
      <w:ins w:id="37" w:author="Jason Huang" w:date="2026-04-07T09:56:00Z" w16du:dateUtc="2026-04-07T01:56:00Z">
        <w:r>
          <w:rPr>
            <w:rFonts w:ascii="Segoe UI" w:hAnsi="Segoe UI" w:cs="Segoe UI"/>
            <w:color w:val="0F1115"/>
          </w:rPr>
          <w:t>对每个事件进行</w:t>
        </w:r>
        <w:r>
          <w:rPr>
            <w:rStyle w:val="af"/>
            <w:rFonts w:ascii="Segoe UI" w:hAnsi="Segoe UI" w:cs="Segoe UI"/>
            <w:color w:val="0F1115"/>
          </w:rPr>
          <w:t>结构化记录</w:t>
        </w:r>
        <w:r>
          <w:rPr>
            <w:rFonts w:ascii="Segoe UI" w:hAnsi="Segoe UI" w:cs="Segoe UI"/>
            <w:color w:val="0F1115"/>
          </w:rPr>
          <w:t>，字段包括：事件类型、发生时间、地点、影响范围、严重程度、信息来源、置信度等。</w:t>
        </w:r>
      </w:ins>
    </w:p>
    <w:p w14:paraId="25E457B5" w14:textId="3DCDB5A1" w:rsidR="00191D75" w:rsidRDefault="00191D75" w:rsidP="7DF1703D">
      <w:pPr>
        <w:pStyle w:val="ds-markdown-paragraph"/>
        <w:numPr>
          <w:ilvl w:val="0"/>
          <w:numId w:val="500"/>
        </w:numPr>
        <w:shd w:val="clear" w:color="auto" w:fill="FFFFFF" w:themeFill="background1"/>
        <w:spacing w:before="0" w:beforeAutospacing="0" w:after="120" w:afterAutospacing="0"/>
        <w:rPr>
          <w:ins w:id="38" w:author="Jason Huang" w:date="2026-04-07T09:56:00Z" w16du:dateUtc="2026-04-07T01:56:00Z"/>
          <w:rFonts w:ascii="Segoe UI" w:hAnsi="Segoe UI" w:cs="Segoe UI"/>
          <w:color w:val="0F1115"/>
        </w:rPr>
      </w:pPr>
      <w:ins w:id="39" w:author="Jason Huang" w:date="2026-04-07T09:56:00Z" w16du:dateUtc="2026-04-07T01:56:00Z">
        <w:r>
          <w:rPr>
            <w:rStyle w:val="af"/>
            <w:rFonts w:ascii="Segoe UI" w:hAnsi="Segoe UI" w:cs="Segoe UI"/>
            <w:color w:val="0F1115"/>
          </w:rPr>
          <w:t>形成风险暴露地图</w:t>
        </w:r>
      </w:ins>
    </w:p>
    <w:p w14:paraId="44058D1A" w14:textId="6EACAF8C" w:rsidR="00191D75" w:rsidRDefault="00191D75" w:rsidP="7DF1703D">
      <w:pPr>
        <w:pStyle w:val="ds-markdown-paragraph"/>
        <w:numPr>
          <w:ilvl w:val="1"/>
          <w:numId w:val="500"/>
        </w:numPr>
        <w:shd w:val="clear" w:color="auto" w:fill="FFFFFF" w:themeFill="background1"/>
        <w:spacing w:before="0" w:beforeAutospacing="0" w:after="0" w:afterAutospacing="0"/>
        <w:rPr>
          <w:ins w:id="40" w:author="Jason Huang" w:date="2026-04-07T09:56:00Z" w16du:dateUtc="2026-04-07T01:56:00Z"/>
          <w:rFonts w:ascii="Segoe UI" w:hAnsi="Segoe UI" w:cs="Segoe UI"/>
          <w:color w:val="0F1115"/>
        </w:rPr>
      </w:pPr>
      <w:ins w:id="41" w:author="Jason Huang" w:date="2026-04-07T09:56:00Z" w16du:dateUtc="2026-04-07T01:56:00Z">
        <w:r>
          <w:rPr>
            <w:rFonts w:ascii="Segoe UI" w:hAnsi="Segoe UI" w:cs="Segoe UI"/>
            <w:color w:val="0F1115"/>
          </w:rPr>
          <w:t>将上述外部事件与</w:t>
        </w:r>
        <w:r>
          <w:rPr>
            <w:rStyle w:val="af"/>
            <w:rFonts w:ascii="Segoe UI" w:hAnsi="Segoe UI" w:cs="Segoe UI"/>
            <w:color w:val="0F1115"/>
          </w:rPr>
          <w:t>企业自身的供应链网络</w:t>
        </w:r>
        <w:r>
          <w:rPr>
            <w:rFonts w:ascii="Segoe UI" w:hAnsi="Segoe UI" w:cs="Segoe UI"/>
            <w:color w:val="0F1115"/>
          </w:rPr>
          <w:t>进行空间和逻辑叠加。</w:t>
        </w:r>
      </w:ins>
    </w:p>
    <w:p w14:paraId="2402E9D3" w14:textId="735E7ECB" w:rsidR="00191D75" w:rsidRDefault="00191D75" w:rsidP="7DF1703D">
      <w:pPr>
        <w:pStyle w:val="ds-markdown-paragraph"/>
        <w:numPr>
          <w:ilvl w:val="1"/>
          <w:numId w:val="500"/>
        </w:numPr>
        <w:shd w:val="clear" w:color="auto" w:fill="FFFFFF" w:themeFill="background1"/>
        <w:spacing w:before="0" w:beforeAutospacing="0" w:after="120" w:afterAutospacing="0"/>
        <w:rPr>
          <w:ins w:id="42" w:author="Jason Huang" w:date="2026-04-07T09:56:00Z" w16du:dateUtc="2026-04-07T01:56:00Z"/>
          <w:rFonts w:ascii="Segoe UI" w:hAnsi="Segoe UI" w:cs="Segoe UI"/>
          <w:color w:val="0F1115"/>
        </w:rPr>
      </w:pPr>
      <w:ins w:id="43" w:author="Jason Huang" w:date="2026-04-07T09:56:00Z" w16du:dateUtc="2026-04-07T01:56:00Z">
        <w:r>
          <w:rPr>
            <w:rFonts w:ascii="Segoe UI" w:hAnsi="Segoe UI" w:cs="Segoe UI"/>
            <w:color w:val="0F1115"/>
          </w:rPr>
          <w:t>识别出：</w:t>
        </w:r>
      </w:ins>
    </w:p>
    <w:p w14:paraId="1ED11327" w14:textId="57965C14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44" w:author="Jason Huang" w:date="2026-04-07T09:56:00Z" w16du:dateUtc="2026-04-07T01:56:00Z"/>
          <w:rFonts w:ascii="Segoe UI" w:hAnsi="Segoe UI" w:cs="Segoe UI"/>
          <w:color w:val="0F1115"/>
        </w:rPr>
      </w:pPr>
      <w:ins w:id="45" w:author="Jason Huang" w:date="2026-04-07T09:56:00Z" w16du:dateUtc="2026-04-07T01:56:00Z">
        <w:r>
          <w:rPr>
            <w:rFonts w:ascii="Segoe UI" w:hAnsi="Segoe UI" w:cs="Segoe UI"/>
            <w:color w:val="0F1115"/>
          </w:rPr>
          <w:t>哪些</w:t>
        </w:r>
        <w:r>
          <w:rPr>
            <w:rStyle w:val="af"/>
            <w:rFonts w:ascii="Segoe UI" w:hAnsi="Segoe UI" w:cs="Segoe UI"/>
            <w:color w:val="0F1115"/>
          </w:rPr>
          <w:t>工厂</w:t>
        </w:r>
        <w:r>
          <w:rPr>
            <w:rFonts w:ascii="Segoe UI" w:hAnsi="Segoe UI" w:cs="Segoe UI"/>
            <w:color w:val="0F1115"/>
          </w:rPr>
          <w:t>位于灾害或冲突区域</w:t>
        </w:r>
      </w:ins>
    </w:p>
    <w:p w14:paraId="55D88E4B" w14:textId="5F17EE98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46" w:author="Jason Huang" w:date="2026-04-07T09:56:00Z" w16du:dateUtc="2026-04-07T01:56:00Z"/>
          <w:rFonts w:ascii="Segoe UI" w:hAnsi="Segoe UI" w:cs="Segoe UI"/>
          <w:color w:val="0F1115"/>
        </w:rPr>
      </w:pPr>
      <w:ins w:id="47" w:author="Jason Huang" w:date="2026-04-07T09:56:00Z" w16du:dateUtc="2026-04-07T01:56:00Z">
        <w:r>
          <w:rPr>
            <w:rFonts w:ascii="Segoe UI" w:hAnsi="Segoe UI" w:cs="Segoe UI"/>
            <w:color w:val="0F1115"/>
          </w:rPr>
          <w:t>哪些</w:t>
        </w:r>
        <w:r>
          <w:rPr>
            <w:rStyle w:val="af"/>
            <w:rFonts w:ascii="Segoe UI" w:hAnsi="Segoe UI" w:cs="Segoe UI"/>
            <w:color w:val="0F1115"/>
          </w:rPr>
          <w:t>一级</w:t>
        </w:r>
        <w:r>
          <w:rPr>
            <w:rStyle w:val="af"/>
            <w:rFonts w:ascii="Segoe UI" w:hAnsi="Segoe UI" w:cs="Segoe UI"/>
            <w:color w:val="0F1115"/>
          </w:rPr>
          <w:t>/</w:t>
        </w:r>
        <w:r>
          <w:rPr>
            <w:rStyle w:val="af"/>
            <w:rFonts w:ascii="Segoe UI" w:hAnsi="Segoe UI" w:cs="Segoe UI"/>
            <w:color w:val="0F1115"/>
          </w:rPr>
          <w:t>二级供应商</w:t>
        </w:r>
        <w:r>
          <w:rPr>
            <w:rFonts w:ascii="Segoe UI" w:hAnsi="Segoe UI" w:cs="Segoe UI"/>
            <w:color w:val="0F1115"/>
          </w:rPr>
          <w:t>在受影响区域</w:t>
        </w:r>
      </w:ins>
    </w:p>
    <w:p w14:paraId="6FD7A5E4" w14:textId="57E2BFA9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48" w:author="Jason Huang" w:date="2026-04-07T09:56:00Z" w16du:dateUtc="2026-04-07T01:56:00Z"/>
          <w:rFonts w:ascii="Segoe UI" w:hAnsi="Segoe UI" w:cs="Segoe UI"/>
          <w:color w:val="0F1115"/>
        </w:rPr>
      </w:pPr>
      <w:ins w:id="49" w:author="Jason Huang" w:date="2026-04-07T09:56:00Z" w16du:dateUtc="2026-04-07T01:56:00Z">
        <w:r>
          <w:rPr>
            <w:rFonts w:ascii="Segoe UI" w:hAnsi="Segoe UI" w:cs="Segoe UI"/>
            <w:color w:val="0F1115"/>
          </w:rPr>
          <w:t>哪些</w:t>
        </w:r>
        <w:r>
          <w:rPr>
            <w:rStyle w:val="af"/>
            <w:rFonts w:ascii="Segoe UI" w:hAnsi="Segoe UI" w:cs="Segoe UI"/>
            <w:color w:val="0F1115"/>
          </w:rPr>
          <w:t>仓库、配送中心、运输线路</w:t>
        </w:r>
        <w:r>
          <w:rPr>
            <w:rFonts w:ascii="Segoe UI" w:hAnsi="Segoe UI" w:cs="Segoe UI"/>
            <w:color w:val="0F1115"/>
          </w:rPr>
          <w:t>可能中断</w:t>
        </w:r>
      </w:ins>
    </w:p>
    <w:p w14:paraId="3F040314" w14:textId="6ABB96AA" w:rsidR="00191D75" w:rsidRDefault="00191D75" w:rsidP="7DF1703D">
      <w:pPr>
        <w:pStyle w:val="ds-markdown-paragraph"/>
        <w:numPr>
          <w:ilvl w:val="2"/>
          <w:numId w:val="500"/>
        </w:numPr>
        <w:shd w:val="clear" w:color="auto" w:fill="FFFFFF" w:themeFill="background1"/>
        <w:spacing w:before="0" w:beforeAutospacing="0" w:after="0" w:afterAutospacing="0"/>
        <w:rPr>
          <w:ins w:id="50" w:author="Jason Huang" w:date="2026-04-07T09:56:00Z" w16du:dateUtc="2026-04-07T01:56:00Z"/>
          <w:rFonts w:ascii="Segoe UI" w:hAnsi="Segoe UI" w:cs="Segoe UI"/>
          <w:color w:val="0F1115"/>
        </w:rPr>
      </w:pPr>
      <w:ins w:id="51" w:author="Jason Huang" w:date="2026-04-07T09:56:00Z" w16du:dateUtc="2026-04-07T01:56:00Z">
        <w:r>
          <w:rPr>
            <w:rFonts w:ascii="Segoe UI" w:hAnsi="Segoe UI" w:cs="Segoe UI"/>
            <w:color w:val="0F1115"/>
          </w:rPr>
          <w:t>哪些</w:t>
        </w:r>
        <w:r>
          <w:rPr>
            <w:rStyle w:val="af"/>
            <w:rFonts w:ascii="Segoe UI" w:hAnsi="Segoe UI" w:cs="Segoe UI"/>
            <w:color w:val="0F1115"/>
          </w:rPr>
          <w:t>销售渠道或关键客户</w:t>
        </w:r>
        <w:r>
          <w:rPr>
            <w:rFonts w:ascii="Segoe UI" w:hAnsi="Segoe UI" w:cs="Segoe UI"/>
            <w:color w:val="0F1115"/>
          </w:rPr>
          <w:t>会间接承压</w:t>
        </w:r>
      </w:ins>
    </w:p>
    <w:p w14:paraId="17F6FBCC" w14:textId="24D7CB40" w:rsidR="00191D75" w:rsidRDefault="00191D75" w:rsidP="7DF1703D">
      <w:pPr>
        <w:pStyle w:val="ds-markdown-paragraph"/>
        <w:numPr>
          <w:ilvl w:val="1"/>
          <w:numId w:val="500"/>
        </w:numPr>
        <w:shd w:val="clear" w:color="auto" w:fill="FFFFFF" w:themeFill="background1"/>
        <w:spacing w:before="0" w:beforeAutospacing="0" w:after="0" w:afterAutospacing="0"/>
        <w:rPr>
          <w:ins w:id="52" w:author="Jason Huang" w:date="2026-04-07T09:56:00Z" w16du:dateUtc="2026-04-07T01:56:00Z"/>
          <w:rFonts w:ascii="Segoe UI" w:hAnsi="Segoe UI" w:cs="Segoe UI"/>
          <w:color w:val="0F1115"/>
        </w:rPr>
      </w:pPr>
      <w:ins w:id="53" w:author="Jason Huang" w:date="2026-04-07T09:56:00Z" w16du:dateUtc="2026-04-07T01:56:00Z">
        <w:r>
          <w:rPr>
            <w:rFonts w:ascii="Segoe UI" w:hAnsi="Segoe UI" w:cs="Segoe UI"/>
            <w:color w:val="0F1115"/>
          </w:rPr>
          <w:t>输出可视化的风险热力图或暴露清单，用于优先级排序。</w:t>
        </w:r>
      </w:ins>
    </w:p>
    <w:p w14:paraId="335D210E" w14:textId="2BEE9AF9" w:rsidR="00062B95" w:rsidRPr="00147742" w:rsidRDefault="0059427E">
      <w:pPr>
        <w:pStyle w:val="ab"/>
        <w:spacing w:before="120" w:after="120" w:line="288" w:lineRule="auto"/>
        <w:ind w:left="880" w:firstLineChars="0" w:firstLine="0"/>
        <w:rPr>
          <w:rFonts w:ascii="Arial" w:eastAsia="DengXian" w:hAnsi="Arial" w:cs="Arial"/>
        </w:rPr>
        <w:pPrChange w:id="54" w:author="Jason Huang" w:date="2026-04-07T09:56:00Z" w16du:dateUtc="2026-04-07T01:56:00Z">
          <w:pPr>
            <w:pStyle w:val="ab"/>
            <w:numPr>
              <w:ilvl w:val="1"/>
              <w:numId w:val="497"/>
            </w:numPr>
            <w:spacing w:before="120" w:after="120" w:line="288" w:lineRule="auto"/>
            <w:ind w:left="880" w:firstLineChars="0" w:hanging="440"/>
          </w:pPr>
        </w:pPrChange>
      </w:pPr>
      <w:del w:id="55" w:author="Jason Huang" w:date="2026-04-07T09:56:00Z" w16du:dateUtc="2026-04-07T01:56:00Z">
        <w:r w:rsidRPr="00C22AEE" w:rsidDel="00191D75">
          <w:rPr>
            <w:rFonts w:ascii="Arial" w:eastAsia="DengXian" w:hAnsi="Arial" w:cs="Arial"/>
          </w:rPr>
          <w:delText>全球多源数据实时采集</w:delText>
        </w:r>
        <w:r w:rsidRPr="00C22AEE" w:rsidDel="00191D75">
          <w:rPr>
            <w:rFonts w:ascii="Arial" w:eastAsia="DengXian" w:hAnsi="Arial" w:cs="Arial"/>
          </w:rPr>
          <w:delText xml:space="preserve"> → </w:delText>
        </w:r>
        <w:r w:rsidRPr="00C22AEE" w:rsidDel="00191D75">
          <w:rPr>
            <w:rFonts w:ascii="Arial" w:eastAsia="DengXian" w:hAnsi="Arial" w:cs="Arial"/>
          </w:rPr>
          <w:delText>数据</w:delText>
        </w:r>
        <w:r w:rsidR="00A86552" w:rsidRPr="00C22AEE" w:rsidDel="00191D75">
          <w:rPr>
            <w:rFonts w:ascii="Arial" w:eastAsia="DengXian" w:hAnsi="Arial" w:cs="Arial" w:hint="eastAsia"/>
          </w:rPr>
          <w:delText>解析</w:delText>
        </w:r>
        <w:r w:rsidR="00A86552" w:rsidRPr="00C22AEE" w:rsidDel="00191D75">
          <w:rPr>
            <w:rFonts w:ascii="Arial" w:eastAsia="DengXian" w:hAnsi="Arial" w:cs="Arial" w:hint="eastAsia"/>
          </w:rPr>
          <w:delText>/</w:delText>
        </w:r>
        <w:r w:rsidRPr="00C22AEE" w:rsidDel="00191D75">
          <w:rPr>
            <w:rFonts w:ascii="Arial" w:eastAsia="DengXian" w:hAnsi="Arial" w:cs="Arial"/>
          </w:rPr>
          <w:delText>清洗</w:delText>
        </w:r>
        <w:r w:rsidRPr="00C22AEE" w:rsidDel="00191D75">
          <w:rPr>
            <w:rFonts w:ascii="Arial" w:eastAsia="DengXian" w:hAnsi="Arial" w:cs="Arial"/>
          </w:rPr>
          <w:delText>/</w:delText>
        </w:r>
        <w:r w:rsidRPr="00C22AEE" w:rsidDel="00191D75">
          <w:rPr>
            <w:rFonts w:ascii="Arial" w:eastAsia="DengXian" w:hAnsi="Arial" w:cs="Arial"/>
          </w:rPr>
          <w:delText>去重</w:delText>
        </w:r>
        <w:r w:rsidRPr="00C22AEE" w:rsidDel="00191D75">
          <w:rPr>
            <w:rFonts w:ascii="Arial" w:eastAsia="DengXian" w:hAnsi="Arial" w:cs="Arial"/>
          </w:rPr>
          <w:delText>/</w:delText>
        </w:r>
        <w:r w:rsidRPr="00C22AEE" w:rsidDel="00191D75">
          <w:rPr>
            <w:rFonts w:ascii="Arial" w:eastAsia="DengXian" w:hAnsi="Arial" w:cs="Arial"/>
          </w:rPr>
          <w:delText>校验</w:delText>
        </w:r>
        <w:r w:rsidRPr="00C22AEE" w:rsidDel="00191D75">
          <w:rPr>
            <w:rFonts w:ascii="Arial" w:eastAsia="DengXian" w:hAnsi="Arial" w:cs="Arial"/>
          </w:rPr>
          <w:delText>/</w:delText>
        </w:r>
        <w:r w:rsidRPr="00C22AEE" w:rsidDel="00191D75">
          <w:rPr>
            <w:rFonts w:ascii="Arial" w:eastAsia="DengXian" w:hAnsi="Arial" w:cs="Arial"/>
          </w:rPr>
          <w:delText>标准化</w:delText>
        </w:r>
        <w:r w:rsidRPr="00C22AEE" w:rsidDel="00191D75">
          <w:rPr>
            <w:rFonts w:ascii="Arial" w:eastAsia="DengXian" w:hAnsi="Arial" w:cs="Arial"/>
          </w:rPr>
          <w:delText xml:space="preserve"> → </w:delText>
        </w:r>
        <w:r w:rsidRPr="00C22AEE" w:rsidDel="00191D75">
          <w:rPr>
            <w:rFonts w:ascii="Arial" w:eastAsia="DengXian" w:hAnsi="Arial" w:cs="Arial"/>
          </w:rPr>
          <w:delText>风险识别与阈值比</w:delText>
        </w:r>
      </w:del>
      <w:r w:rsidRPr="00C22AEE">
        <w:rPr>
          <w:rFonts w:ascii="Arial" w:eastAsia="DengXian" w:hAnsi="Arial" w:cs="Arial"/>
        </w:rPr>
        <w:t>对</w:t>
      </w:r>
    </w:p>
    <w:p w14:paraId="4CA13D89" w14:textId="0993A237" w:rsidR="00062B95" w:rsidRPr="00147742" w:rsidRDefault="00062B95" w:rsidP="00147742">
      <w:pPr>
        <w:pStyle w:val="ab"/>
        <w:numPr>
          <w:ilvl w:val="0"/>
          <w:numId w:val="495"/>
        </w:numPr>
        <w:spacing w:before="120" w:after="120" w:line="288" w:lineRule="auto"/>
        <w:ind w:firstLineChars="0"/>
        <w:rPr>
          <w:rFonts w:ascii="Arial" w:eastAsia="DengXian" w:hAnsi="Arial" w:cs="Arial"/>
        </w:rPr>
      </w:pPr>
      <w:r w:rsidRPr="00147742">
        <w:rPr>
          <w:rFonts w:ascii="Arial" w:eastAsia="DengXian" w:hAnsi="Arial" w:cs="Arial" w:hint="eastAsia"/>
        </w:rPr>
        <w:t>传导分析：</w:t>
      </w:r>
    </w:p>
    <w:p w14:paraId="2348C234" w14:textId="26AB06EA" w:rsidR="00782AA9" w:rsidRPr="00782AA9" w:rsidRDefault="00782AA9" w:rsidP="00782AA9">
      <w:pPr>
        <w:pStyle w:val="ab"/>
        <w:spacing w:before="120" w:after="120" w:line="288" w:lineRule="auto"/>
        <w:ind w:left="880"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目标</w:t>
      </w:r>
      <w:r w:rsidRPr="00782AA9">
        <w:rPr>
          <w:rFonts w:ascii="Arial" w:eastAsia="DengXian" w:hAnsi="Arial" w:cs="Arial"/>
        </w:rPr>
        <w:t>：将外部事件转化为具体的业务指标，理解风险如何沿着供应链传导。</w:t>
      </w:r>
    </w:p>
    <w:p w14:paraId="394F0DF2" w14:textId="4E96CDB7" w:rsidR="00782AA9" w:rsidRPr="00782AA9" w:rsidRDefault="00782AA9" w:rsidP="00782AA9">
      <w:pPr>
        <w:pStyle w:val="ab"/>
        <w:spacing w:before="120" w:after="120" w:line="288" w:lineRule="auto"/>
        <w:ind w:left="880"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具体活动</w:t>
      </w:r>
      <w:r w:rsidRPr="00782AA9">
        <w:rPr>
          <w:rFonts w:ascii="Arial" w:eastAsia="DengXian" w:hAnsi="Arial" w:cs="Arial"/>
        </w:rPr>
        <w:t>：</w:t>
      </w:r>
    </w:p>
    <w:p w14:paraId="28D6DA93" w14:textId="7ECC309F" w:rsidR="00782AA9" w:rsidRPr="00782AA9" w:rsidRDefault="00782AA9" w:rsidP="00782AA9">
      <w:pPr>
        <w:pStyle w:val="ab"/>
        <w:numPr>
          <w:ilvl w:val="0"/>
          <w:numId w:val="501"/>
        </w:numPr>
        <w:spacing w:before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构建风险传导模型</w:t>
      </w:r>
    </w:p>
    <w:p w14:paraId="558C1530" w14:textId="01F2D952" w:rsidR="00782AA9" w:rsidRPr="00782AA9" w:rsidRDefault="00782AA9" w:rsidP="00782AA9">
      <w:pPr>
        <w:pStyle w:val="ab"/>
        <w:numPr>
          <w:ilvl w:val="1"/>
          <w:numId w:val="501"/>
        </w:numPr>
        <w:spacing w:before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</w:rPr>
        <w:t>实现</w:t>
      </w:r>
      <w:r w:rsidRPr="00782AA9">
        <w:rPr>
          <w:rFonts w:ascii="Arial" w:eastAsia="DengXian" w:hAnsi="Arial" w:cs="Arial"/>
          <w:b/>
          <w:bCs/>
        </w:rPr>
        <w:t>供应链网络数字映射</w:t>
      </w:r>
      <w:r w:rsidRPr="00782AA9">
        <w:rPr>
          <w:rFonts w:ascii="Arial" w:eastAsia="DengXian" w:hAnsi="Arial" w:cs="Arial"/>
        </w:rPr>
        <w:t>，建立多层关联关系：</w:t>
      </w:r>
    </w:p>
    <w:p w14:paraId="7A15BFD4" w14:textId="6DABA145" w:rsidR="00782AA9" w:rsidRPr="00782AA9" w:rsidRDefault="00782AA9" w:rsidP="00782AA9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</w:rPr>
        <w:t>物料</w:t>
      </w:r>
      <w:r w:rsidRPr="00782AA9">
        <w:rPr>
          <w:rFonts w:ascii="Arial" w:eastAsia="DengXian" w:hAnsi="Arial" w:cs="Arial"/>
        </w:rPr>
        <w:t xml:space="preserve"> → </w:t>
      </w:r>
      <w:r w:rsidRPr="00782AA9">
        <w:rPr>
          <w:rFonts w:ascii="Arial" w:eastAsia="DengXian" w:hAnsi="Arial" w:cs="Arial"/>
        </w:rPr>
        <w:t>半成品</w:t>
      </w:r>
      <w:r w:rsidRPr="00782AA9">
        <w:rPr>
          <w:rFonts w:ascii="Arial" w:eastAsia="DengXian" w:hAnsi="Arial" w:cs="Arial"/>
        </w:rPr>
        <w:t xml:space="preserve"> → </w:t>
      </w:r>
      <w:r w:rsidRPr="00782AA9">
        <w:rPr>
          <w:rFonts w:ascii="Arial" w:eastAsia="DengXian" w:hAnsi="Arial" w:cs="Arial"/>
        </w:rPr>
        <w:t>成品</w:t>
      </w:r>
    </w:p>
    <w:p w14:paraId="2F6D2FB6" w14:textId="30C70942" w:rsidR="00782AA9" w:rsidRPr="00782AA9" w:rsidRDefault="00782AA9" w:rsidP="00782AA9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</w:rPr>
        <w:t>成品</w:t>
      </w:r>
      <w:r w:rsidRPr="00782AA9">
        <w:rPr>
          <w:rFonts w:ascii="Arial" w:eastAsia="DengXian" w:hAnsi="Arial" w:cs="Arial"/>
        </w:rPr>
        <w:t xml:space="preserve"> → </w:t>
      </w:r>
      <w:r w:rsidRPr="00782AA9">
        <w:rPr>
          <w:rFonts w:ascii="Arial" w:eastAsia="DengXian" w:hAnsi="Arial" w:cs="Arial"/>
        </w:rPr>
        <w:t>工厂</w:t>
      </w:r>
      <w:r w:rsidRPr="00782AA9">
        <w:rPr>
          <w:rFonts w:ascii="Arial" w:eastAsia="DengXian" w:hAnsi="Arial" w:cs="Arial"/>
        </w:rPr>
        <w:t xml:space="preserve"> → </w:t>
      </w:r>
      <w:r w:rsidRPr="00782AA9">
        <w:rPr>
          <w:rFonts w:ascii="Arial" w:eastAsia="DengXian" w:hAnsi="Arial" w:cs="Arial"/>
        </w:rPr>
        <w:t>仓库</w:t>
      </w:r>
      <w:r w:rsidRPr="00782AA9">
        <w:rPr>
          <w:rFonts w:ascii="Arial" w:eastAsia="DengXian" w:hAnsi="Arial" w:cs="Arial"/>
        </w:rPr>
        <w:t xml:space="preserve"> → </w:t>
      </w:r>
      <w:r w:rsidRPr="00782AA9">
        <w:rPr>
          <w:rFonts w:ascii="Arial" w:eastAsia="DengXian" w:hAnsi="Arial" w:cs="Arial"/>
        </w:rPr>
        <w:t>渠道</w:t>
      </w:r>
      <w:r w:rsidRPr="00782AA9">
        <w:rPr>
          <w:rFonts w:ascii="Arial" w:eastAsia="DengXian" w:hAnsi="Arial" w:cs="Arial"/>
        </w:rPr>
        <w:t xml:space="preserve"> → </w:t>
      </w:r>
      <w:r w:rsidRPr="00782AA9">
        <w:rPr>
          <w:rFonts w:ascii="Arial" w:eastAsia="DengXian" w:hAnsi="Arial" w:cs="Arial"/>
        </w:rPr>
        <w:t>客户</w:t>
      </w:r>
    </w:p>
    <w:p w14:paraId="0ACC3129" w14:textId="65DE0173" w:rsidR="00782AA9" w:rsidRPr="00782AA9" w:rsidRDefault="00782AA9" w:rsidP="00782AA9">
      <w:pPr>
        <w:pStyle w:val="ab"/>
        <w:numPr>
          <w:ilvl w:val="1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</w:rPr>
        <w:t>明确每个节点的依赖关系（例如：某工厂的某物料只来自一家供应商）。</w:t>
      </w:r>
    </w:p>
    <w:p w14:paraId="5686B5C7" w14:textId="01C87BC9" w:rsidR="00782AA9" w:rsidRPr="00782AA9" w:rsidRDefault="00782AA9" w:rsidP="00782AA9">
      <w:pPr>
        <w:pStyle w:val="ab"/>
        <w:numPr>
          <w:ilvl w:val="0"/>
          <w:numId w:val="501"/>
        </w:numPr>
        <w:spacing w:before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事件转化为业务指标</w:t>
      </w:r>
    </w:p>
    <w:p w14:paraId="08F882DD" w14:textId="265892D1" w:rsidR="00782AA9" w:rsidRPr="00782AA9" w:rsidRDefault="00782AA9" w:rsidP="00782AA9">
      <w:pPr>
        <w:pStyle w:val="ab"/>
        <w:numPr>
          <w:ilvl w:val="1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</w:rPr>
        <w:t>输入外部事件参数（如：某地区封锁</w:t>
      </w:r>
      <w:r w:rsidRPr="00782AA9">
        <w:rPr>
          <w:rFonts w:ascii="Arial" w:eastAsia="DengXian" w:hAnsi="Arial" w:cs="Arial"/>
        </w:rPr>
        <w:t>30</w:t>
      </w:r>
      <w:r w:rsidRPr="00782AA9">
        <w:rPr>
          <w:rFonts w:ascii="Arial" w:eastAsia="DengXian" w:hAnsi="Arial" w:cs="Arial"/>
        </w:rPr>
        <w:t>天、某港口关闭</w:t>
      </w:r>
      <w:r w:rsidRPr="00782AA9">
        <w:rPr>
          <w:rFonts w:ascii="Arial" w:eastAsia="DengXian" w:hAnsi="Arial" w:cs="Arial"/>
        </w:rPr>
        <w:t>2</w:t>
      </w:r>
      <w:r w:rsidRPr="00782AA9">
        <w:rPr>
          <w:rFonts w:ascii="Arial" w:eastAsia="DengXian" w:hAnsi="Arial" w:cs="Arial"/>
        </w:rPr>
        <w:t>周）。</w:t>
      </w:r>
    </w:p>
    <w:p w14:paraId="40C11D85" w14:textId="0F906366" w:rsidR="00782AA9" w:rsidRPr="00782AA9" w:rsidRDefault="00782AA9" w:rsidP="00782AA9">
      <w:pPr>
        <w:pStyle w:val="ab"/>
        <w:numPr>
          <w:ilvl w:val="1"/>
          <w:numId w:val="501"/>
        </w:numPr>
        <w:spacing w:before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</w:rPr>
        <w:t>模拟传导结果，输出：</w:t>
      </w:r>
    </w:p>
    <w:p w14:paraId="4B964ADC" w14:textId="77827D83" w:rsidR="00782AA9" w:rsidRPr="00782AA9" w:rsidRDefault="00782AA9" w:rsidP="00782AA9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缺货天数</w:t>
      </w:r>
      <w:r w:rsidRPr="00782AA9">
        <w:rPr>
          <w:rFonts w:ascii="Arial" w:eastAsia="DengXian" w:hAnsi="Arial" w:cs="Arial"/>
        </w:rPr>
        <w:t>：各</w:t>
      </w:r>
      <w:r w:rsidRPr="00782AA9">
        <w:rPr>
          <w:rFonts w:ascii="Arial" w:eastAsia="DengXian" w:hAnsi="Arial" w:cs="Arial"/>
        </w:rPr>
        <w:t>SKU</w:t>
      </w:r>
      <w:r w:rsidRPr="00782AA9">
        <w:rPr>
          <w:rFonts w:ascii="Arial" w:eastAsia="DengXian" w:hAnsi="Arial" w:cs="Arial"/>
        </w:rPr>
        <w:t>在各地仓库的预计断货时长</w:t>
      </w:r>
    </w:p>
    <w:p w14:paraId="5FC2C811" w14:textId="035D1C34" w:rsidR="00782AA9" w:rsidRPr="00782AA9" w:rsidRDefault="00782AA9" w:rsidP="00782AA9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成本增加额</w:t>
      </w:r>
      <w:r w:rsidRPr="00782AA9">
        <w:rPr>
          <w:rFonts w:ascii="Arial" w:eastAsia="DengXian" w:hAnsi="Arial" w:cs="Arial"/>
        </w:rPr>
        <w:t>：紧急运输、替代采购、加班生产的额外费用</w:t>
      </w:r>
    </w:p>
    <w:p w14:paraId="4E820E77" w14:textId="37CB56E4" w:rsidR="00782AA9" w:rsidRPr="00782AA9" w:rsidRDefault="00782AA9" w:rsidP="00782AA9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lastRenderedPageBreak/>
        <w:t>收入损失</w:t>
      </w:r>
      <w:r w:rsidRPr="00782AA9">
        <w:rPr>
          <w:rFonts w:ascii="Arial" w:eastAsia="DengXian" w:hAnsi="Arial" w:cs="Arial"/>
        </w:rPr>
        <w:t>：因缺货导致的未实现销售额</w:t>
      </w:r>
    </w:p>
    <w:p w14:paraId="6E71C059" w14:textId="1B838B75" w:rsidR="00782AA9" w:rsidRPr="00782AA9" w:rsidDel="00CF1E27" w:rsidRDefault="00782AA9" w:rsidP="00782AA9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del w:id="56" w:author="Jason Huang" w:date="2026-04-07T10:05:00Z" w16du:dateUtc="2026-04-07T02:05:00Z"/>
          <w:rFonts w:ascii="Arial" w:eastAsia="DengXian" w:hAnsi="Arial" w:cs="Arial"/>
        </w:rPr>
      </w:pPr>
      <w:r w:rsidRPr="00782AA9">
        <w:rPr>
          <w:rFonts w:ascii="Arial" w:eastAsia="DengXian" w:hAnsi="Arial" w:cs="Arial"/>
          <w:b/>
          <w:bCs/>
        </w:rPr>
        <w:t>利润影响</w:t>
      </w:r>
      <w:r w:rsidRPr="00782AA9">
        <w:rPr>
          <w:rFonts w:ascii="Arial" w:eastAsia="DengXian" w:hAnsi="Arial" w:cs="Arial"/>
        </w:rPr>
        <w:t>：综合考虑收入损失与成本增加后的最终利润降幅</w:t>
      </w:r>
    </w:p>
    <w:p w14:paraId="70860E7E" w14:textId="14115D9D" w:rsidR="00062B95" w:rsidRPr="00CF1E27" w:rsidRDefault="00062B95">
      <w:pPr>
        <w:pStyle w:val="ab"/>
        <w:numPr>
          <w:ilvl w:val="2"/>
          <w:numId w:val="501"/>
        </w:numPr>
        <w:spacing w:before="120" w:after="120" w:line="288" w:lineRule="auto"/>
        <w:ind w:firstLine="440"/>
        <w:rPr>
          <w:rFonts w:ascii="Arial" w:eastAsia="DengXian" w:hAnsi="Arial" w:cs="Arial" w:hint="eastAsia"/>
          <w:rPrChange w:id="57" w:author="Jason Huang" w:date="2026-04-07T10:05:00Z" w16du:dateUtc="2026-04-07T02:05:00Z">
            <w:rPr>
              <w:rFonts w:hint="eastAsia"/>
            </w:rPr>
          </w:rPrChange>
        </w:rPr>
        <w:pPrChange w:id="58" w:author="Jason Huang" w:date="2026-04-07T10:05:00Z" w16du:dateUtc="2026-04-07T02:05:00Z">
          <w:pPr>
            <w:pStyle w:val="ab"/>
            <w:spacing w:before="120" w:after="120" w:line="288" w:lineRule="auto"/>
            <w:ind w:left="880" w:firstLineChars="0" w:firstLine="0"/>
          </w:pPr>
        </w:pPrChange>
      </w:pPr>
    </w:p>
    <w:p w14:paraId="0F1F39CA" w14:textId="040BB25D" w:rsidR="00062B95" w:rsidRPr="00147742" w:rsidRDefault="00062B95" w:rsidP="00147742">
      <w:pPr>
        <w:pStyle w:val="ab"/>
        <w:numPr>
          <w:ilvl w:val="0"/>
          <w:numId w:val="495"/>
        </w:numPr>
        <w:spacing w:before="120" w:after="120" w:line="288" w:lineRule="auto"/>
        <w:ind w:firstLineChars="0"/>
        <w:rPr>
          <w:rFonts w:ascii="Arial" w:eastAsia="DengXian" w:hAnsi="Arial" w:cs="Arial"/>
        </w:rPr>
      </w:pPr>
      <w:r w:rsidRPr="00147742">
        <w:rPr>
          <w:rFonts w:ascii="Arial" w:eastAsia="DengXian" w:hAnsi="Arial" w:cs="Arial" w:hint="eastAsia"/>
        </w:rPr>
        <w:t>协同处置</w:t>
      </w:r>
      <w:ins w:id="59" w:author="Jason Huang" w:date="2026-04-07T10:05:00Z" w16du:dateUtc="2026-04-07T02:05:00Z">
        <w:r w:rsidR="00D97707" w:rsidRPr="00D97707">
          <w:rPr>
            <w:rFonts w:ascii="Arial" w:eastAsia="DengXian" w:hAnsi="Arial" w:cs="Arial" w:hint="eastAsia"/>
          </w:rPr>
          <w:t>（跨部门行动）</w:t>
        </w:r>
      </w:ins>
      <w:r w:rsidRPr="00147742">
        <w:rPr>
          <w:rFonts w:ascii="Arial" w:eastAsia="DengXian" w:hAnsi="Arial" w:cs="Arial" w:hint="eastAsia"/>
        </w:rPr>
        <w:t>：</w:t>
      </w:r>
    </w:p>
    <w:p w14:paraId="31D650C5" w14:textId="071A9D9B" w:rsidR="00062B95" w:rsidRDefault="0059427E" w:rsidP="00B23C51">
      <w:pPr>
        <w:pStyle w:val="ab"/>
        <w:spacing w:before="120" w:after="120" w:line="288" w:lineRule="auto"/>
        <w:ind w:left="880" w:firstLineChars="0" w:firstLine="0"/>
        <w:rPr>
          <w:ins w:id="60" w:author="Jason Huang" w:date="2026-04-07T10:06:00Z" w16du:dateUtc="2026-04-07T02:06:00Z"/>
          <w:rFonts w:ascii="Arial" w:eastAsia="DengXian" w:hAnsi="Arial" w:cs="Arial"/>
        </w:rPr>
      </w:pPr>
      <w:del w:id="61" w:author="Jason Huang" w:date="2026-04-07T10:06:00Z" w16du:dateUtc="2026-04-07T02:06:00Z">
        <w:r w:rsidRPr="00C22AEE" w:rsidDel="00B23C51">
          <w:rPr>
            <w:rFonts w:ascii="Arial" w:eastAsia="DengXian" w:hAnsi="Arial" w:cs="Arial"/>
          </w:rPr>
          <w:delText>多渠道预警推送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智能推荐应对措施（匹配风险场景）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人工编辑</w:delText>
        </w:r>
        <w:r w:rsidRPr="00C22AEE" w:rsidDel="00B23C51">
          <w:rPr>
            <w:rFonts w:ascii="Arial" w:eastAsia="DengXian" w:hAnsi="Arial" w:cs="Arial"/>
          </w:rPr>
          <w:delText>/</w:delText>
        </w:r>
        <w:r w:rsidRPr="00C22AEE" w:rsidDel="00B23C51">
          <w:rPr>
            <w:rFonts w:ascii="Arial" w:eastAsia="DengXian" w:hAnsi="Arial" w:cs="Arial"/>
          </w:rPr>
          <w:delText>审批应对方案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自动</w:delText>
        </w:r>
        <w:r w:rsidRPr="00C22AEE" w:rsidDel="00B23C51">
          <w:rPr>
            <w:rFonts w:ascii="Arial" w:eastAsia="DengXian" w:hAnsi="Arial" w:cs="Arial"/>
          </w:rPr>
          <w:delText>/</w:delText>
        </w:r>
        <w:r w:rsidRPr="00C22AEE" w:rsidDel="00B23C51">
          <w:rPr>
            <w:rFonts w:ascii="Arial" w:eastAsia="DengXian" w:hAnsi="Arial" w:cs="Arial"/>
          </w:rPr>
          <w:delText>手动生成任务工单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任务分配（按角色</w:delText>
        </w:r>
        <w:r w:rsidRPr="00C22AEE" w:rsidDel="00B23C51">
          <w:rPr>
            <w:rFonts w:ascii="Arial" w:eastAsia="DengXian" w:hAnsi="Arial" w:cs="Arial"/>
          </w:rPr>
          <w:delText>/</w:delText>
        </w:r>
        <w:r w:rsidRPr="00C22AEE" w:rsidDel="00B23C51">
          <w:rPr>
            <w:rFonts w:ascii="Arial" w:eastAsia="DengXian" w:hAnsi="Arial" w:cs="Arial"/>
          </w:rPr>
          <w:delText>规则）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任务执行与进度反馈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任务催办与逾期升级</w:delText>
        </w:r>
        <w:r w:rsidRPr="00C22AEE" w:rsidDel="00B23C51">
          <w:rPr>
            <w:rFonts w:ascii="Arial" w:eastAsia="DengXian" w:hAnsi="Arial" w:cs="Arial"/>
          </w:rPr>
          <w:delText xml:space="preserve"> → </w:delText>
        </w:r>
        <w:r w:rsidRPr="00C22AEE" w:rsidDel="00B23C51">
          <w:rPr>
            <w:rFonts w:ascii="Arial" w:eastAsia="DengXian" w:hAnsi="Arial" w:cs="Arial"/>
          </w:rPr>
          <w:delText>任务验收与闭环</w:delText>
        </w:r>
        <w:r w:rsidRPr="00C22AEE" w:rsidDel="00B23C51">
          <w:rPr>
            <w:rFonts w:ascii="Arial" w:eastAsia="DengXian" w:hAnsi="Arial" w:cs="Arial"/>
          </w:rPr>
          <w:delText xml:space="preserve"> </w:delText>
        </w:r>
      </w:del>
    </w:p>
    <w:p w14:paraId="4FEDC01F" w14:textId="77777777" w:rsidR="00B23C51" w:rsidRPr="00B23C51" w:rsidRDefault="00B23C51" w:rsidP="61F04A5B">
      <w:pPr>
        <w:widowControl/>
        <w:shd w:val="clear" w:color="auto" w:fill="FFFFFF" w:themeFill="background1"/>
        <w:spacing w:before="240" w:after="240" w:line="240" w:lineRule="auto"/>
        <w:rPr>
          <w:ins w:id="62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63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目标</w:t>
        </w:r>
        <w:r w:rsidRPr="00B23C51">
          <w:rPr>
            <w:rFonts w:ascii="Segoe UI" w:eastAsia="SimSun" w:hAnsi="Segoe UI" w:cs="Segoe UI"/>
            <w:color w:val="0F1115"/>
            <w:sz w:val="24"/>
          </w:rPr>
          <w:t>：统一指挥、任务分解、进度追踪，确保响应措施快速落地。</w:t>
        </w:r>
      </w:ins>
    </w:p>
    <w:p w14:paraId="6EF04F6F" w14:textId="77777777" w:rsidR="00B23C51" w:rsidRPr="00B23C51" w:rsidRDefault="00B23C51" w:rsidP="61F04A5B">
      <w:pPr>
        <w:widowControl/>
        <w:shd w:val="clear" w:color="auto" w:fill="FFFFFF" w:themeFill="background1"/>
        <w:spacing w:before="240" w:after="240" w:line="240" w:lineRule="auto"/>
        <w:rPr>
          <w:ins w:id="64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65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具体活动</w:t>
        </w:r>
        <w:r w:rsidRPr="00B23C51">
          <w:rPr>
            <w:rFonts w:ascii="Segoe UI" w:eastAsia="SimSun" w:hAnsi="Segoe UI" w:cs="Segoe UI"/>
            <w:color w:val="0F1115"/>
            <w:sz w:val="24"/>
          </w:rPr>
          <w:t>：</w:t>
        </w:r>
      </w:ins>
    </w:p>
    <w:p w14:paraId="14243DED" w14:textId="77777777" w:rsidR="00B23C51" w:rsidRPr="00B23C51" w:rsidRDefault="00B23C51" w:rsidP="61F04A5B">
      <w:pPr>
        <w:widowControl/>
        <w:numPr>
          <w:ilvl w:val="0"/>
          <w:numId w:val="502"/>
        </w:numPr>
        <w:shd w:val="clear" w:color="auto" w:fill="FFFFFF" w:themeFill="background1"/>
        <w:spacing w:after="120" w:line="240" w:lineRule="auto"/>
        <w:rPr>
          <w:ins w:id="66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67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构建风险事件统一看板</w:t>
        </w:r>
      </w:ins>
    </w:p>
    <w:p w14:paraId="4D687674" w14:textId="77777777" w:rsidR="00B23C51" w:rsidRPr="00B23C51" w:rsidRDefault="00B23C51" w:rsidP="61F04A5B">
      <w:pPr>
        <w:widowControl/>
        <w:numPr>
          <w:ilvl w:val="1"/>
          <w:numId w:val="502"/>
        </w:numPr>
        <w:shd w:val="clear" w:color="auto" w:fill="FFFFFF" w:themeFill="background1"/>
        <w:spacing w:after="120" w:line="240" w:lineRule="auto"/>
        <w:rPr>
          <w:ins w:id="68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69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针对每个激活的风险事件，看板展示：</w:t>
        </w:r>
      </w:ins>
    </w:p>
    <w:p w14:paraId="3B951350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70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71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状态</w:t>
        </w:r>
        <w:r w:rsidRPr="00B23C51">
          <w:rPr>
            <w:rFonts w:ascii="Segoe UI" w:eastAsia="SimSun" w:hAnsi="Segoe UI" w:cs="Segoe UI"/>
            <w:color w:val="0F1115"/>
            <w:sz w:val="24"/>
          </w:rPr>
          <w:t>：预警</w:t>
        </w:r>
        <w:r w:rsidRPr="00B23C51">
          <w:rPr>
            <w:rFonts w:ascii="Segoe UI" w:eastAsia="SimSun" w:hAnsi="Segoe UI" w:cs="Segoe UI"/>
            <w:color w:val="0F1115"/>
            <w:sz w:val="24"/>
          </w:rPr>
          <w:t>/</w:t>
        </w:r>
        <w:r w:rsidRPr="00B23C51">
          <w:rPr>
            <w:rFonts w:ascii="Segoe UI" w:eastAsia="SimSun" w:hAnsi="Segoe UI" w:cs="Segoe UI"/>
            <w:color w:val="0F1115"/>
            <w:sz w:val="24"/>
          </w:rPr>
          <w:t>发生中</w:t>
        </w:r>
        <w:r w:rsidRPr="00B23C51">
          <w:rPr>
            <w:rFonts w:ascii="Segoe UI" w:eastAsia="SimSun" w:hAnsi="Segoe UI" w:cs="Segoe UI"/>
            <w:color w:val="0F1115"/>
            <w:sz w:val="24"/>
          </w:rPr>
          <w:t>/</w:t>
        </w:r>
        <w:r w:rsidRPr="00B23C51">
          <w:rPr>
            <w:rFonts w:ascii="Segoe UI" w:eastAsia="SimSun" w:hAnsi="Segoe UI" w:cs="Segoe UI"/>
            <w:color w:val="0F1115"/>
            <w:sz w:val="24"/>
          </w:rPr>
          <w:t>缓解</w:t>
        </w:r>
        <w:r w:rsidRPr="00B23C51">
          <w:rPr>
            <w:rFonts w:ascii="Segoe UI" w:eastAsia="SimSun" w:hAnsi="Segoe UI" w:cs="Segoe UI"/>
            <w:color w:val="0F1115"/>
            <w:sz w:val="24"/>
          </w:rPr>
          <w:t>/</w:t>
        </w:r>
        <w:r w:rsidRPr="00B23C51">
          <w:rPr>
            <w:rFonts w:ascii="Segoe UI" w:eastAsia="SimSun" w:hAnsi="Segoe UI" w:cs="Segoe UI"/>
            <w:color w:val="0F1115"/>
            <w:sz w:val="24"/>
          </w:rPr>
          <w:t>已关闭</w:t>
        </w:r>
      </w:ins>
    </w:p>
    <w:p w14:paraId="6112AF5D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72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73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影响摘要</w:t>
        </w:r>
        <w:r w:rsidRPr="00B23C51">
          <w:rPr>
            <w:rFonts w:ascii="Segoe UI" w:eastAsia="SimSun" w:hAnsi="Segoe UI" w:cs="Segoe UI"/>
            <w:color w:val="0F1115"/>
            <w:sz w:val="24"/>
          </w:rPr>
          <w:t>：涉及哪些节点、预计损失</w:t>
        </w:r>
      </w:ins>
    </w:p>
    <w:p w14:paraId="24DE71AE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74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75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责任人</w:t>
        </w:r>
        <w:r w:rsidRPr="00B23C51">
          <w:rPr>
            <w:rFonts w:ascii="Segoe UI" w:eastAsia="SimSun" w:hAnsi="Segoe UI" w:cs="Segoe UI"/>
            <w:color w:val="0F1115"/>
            <w:sz w:val="24"/>
          </w:rPr>
          <w:t>：供应链、采购、销售、财务等各环节负责人</w:t>
        </w:r>
      </w:ins>
    </w:p>
    <w:p w14:paraId="04BBF376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76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77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进度</w:t>
        </w:r>
        <w:r w:rsidRPr="00B23C51">
          <w:rPr>
            <w:rFonts w:ascii="Segoe UI" w:eastAsia="SimSun" w:hAnsi="Segoe UI" w:cs="Segoe UI"/>
            <w:color w:val="0F1115"/>
            <w:sz w:val="24"/>
          </w:rPr>
          <w:t>：当前行动项完成百分比</w:t>
        </w:r>
      </w:ins>
    </w:p>
    <w:p w14:paraId="3977A1C7" w14:textId="77777777" w:rsidR="00B23C51" w:rsidRPr="00B23C51" w:rsidRDefault="00B23C51" w:rsidP="61F04A5B">
      <w:pPr>
        <w:widowControl/>
        <w:numPr>
          <w:ilvl w:val="0"/>
          <w:numId w:val="502"/>
        </w:numPr>
        <w:shd w:val="clear" w:color="auto" w:fill="FFFFFF" w:themeFill="background1"/>
        <w:spacing w:after="120" w:line="240" w:lineRule="auto"/>
        <w:rPr>
          <w:ins w:id="78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79" w:author="Jason Huang" w:date="2026-04-07T10:06:00Z" w16du:dateUtc="2026-04-07T02:06:00Z">
        <w:r w:rsidRPr="00B23C51">
          <w:rPr>
            <w:rFonts w:ascii="Segoe UI" w:eastAsia="SimSun" w:hAnsi="Segoe UI" w:cs="Segoe UI"/>
            <w:b/>
            <w:color w:val="0F1115"/>
            <w:sz w:val="24"/>
          </w:rPr>
          <w:t>跨部门任务派发与跟踪</w:t>
        </w:r>
      </w:ins>
    </w:p>
    <w:p w14:paraId="3D8613B4" w14:textId="77777777" w:rsidR="00B23C51" w:rsidRPr="00B23C51" w:rsidRDefault="00B23C51" w:rsidP="61F04A5B">
      <w:pPr>
        <w:widowControl/>
        <w:numPr>
          <w:ilvl w:val="1"/>
          <w:numId w:val="502"/>
        </w:numPr>
        <w:shd w:val="clear" w:color="auto" w:fill="FFFFFF" w:themeFill="background1"/>
        <w:spacing w:after="120" w:line="240" w:lineRule="auto"/>
        <w:rPr>
          <w:ins w:id="80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81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自动或手动生成任务，例如：</w:t>
        </w:r>
      </w:ins>
    </w:p>
    <w:p w14:paraId="5BAEB402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82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83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采购部：启动备选供应商、紧急采购</w:t>
        </w:r>
      </w:ins>
    </w:p>
    <w:p w14:paraId="583CA5D7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84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85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物流部：改走替代路线、增加缓冲库存</w:t>
        </w:r>
      </w:ins>
    </w:p>
    <w:p w14:paraId="29B2FF46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86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87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生产部：调整排产计划、切换工厂</w:t>
        </w:r>
      </w:ins>
    </w:p>
    <w:p w14:paraId="52F7F5EC" w14:textId="77777777" w:rsidR="00B23C51" w:rsidRPr="00B23C51" w:rsidRDefault="00B23C51" w:rsidP="61F04A5B">
      <w:pPr>
        <w:widowControl/>
        <w:numPr>
          <w:ilvl w:val="2"/>
          <w:numId w:val="502"/>
        </w:numPr>
        <w:shd w:val="clear" w:color="auto" w:fill="FFFFFF" w:themeFill="background1"/>
        <w:spacing w:after="0" w:line="240" w:lineRule="auto"/>
        <w:rPr>
          <w:ins w:id="88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89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销售部：限售、优先保供关键客户</w:t>
        </w:r>
      </w:ins>
    </w:p>
    <w:p w14:paraId="0DA2423E" w14:textId="77777777" w:rsidR="00B23C51" w:rsidRPr="00B23C51" w:rsidRDefault="00B23C51" w:rsidP="61F04A5B">
      <w:pPr>
        <w:widowControl/>
        <w:numPr>
          <w:ilvl w:val="1"/>
          <w:numId w:val="502"/>
        </w:numPr>
        <w:shd w:val="clear" w:color="auto" w:fill="FFFFFF" w:themeFill="background1"/>
        <w:spacing w:after="0" w:line="240" w:lineRule="auto"/>
        <w:rPr>
          <w:ins w:id="90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91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任务关联到人、设定截止时间，支持系统内跟踪与催办。</w:t>
        </w:r>
      </w:ins>
    </w:p>
    <w:p w14:paraId="24D40065" w14:textId="77777777" w:rsidR="00B23C51" w:rsidRPr="00B23C51" w:rsidRDefault="00B23C51" w:rsidP="61F04A5B">
      <w:pPr>
        <w:widowControl/>
        <w:numPr>
          <w:ilvl w:val="1"/>
          <w:numId w:val="502"/>
        </w:numPr>
        <w:shd w:val="clear" w:color="auto" w:fill="FFFFFF" w:themeFill="background1"/>
        <w:spacing w:after="0" w:line="240" w:lineRule="auto"/>
        <w:rPr>
          <w:ins w:id="92" w:author="Jason Huang" w:date="2026-04-07T10:06:00Z" w16du:dateUtc="2026-04-07T02:06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93" w:author="Jason Huang" w:date="2026-04-07T10:06:00Z" w16du:dateUtc="2026-04-07T02:06:00Z">
        <w:r w:rsidRPr="00B23C51">
          <w:rPr>
            <w:rFonts w:ascii="Segoe UI" w:eastAsia="SimSun" w:hAnsi="Segoe UI" w:cs="Segoe UI"/>
            <w:color w:val="0F1115"/>
            <w:sz w:val="24"/>
          </w:rPr>
          <w:t>定期更新影响指标（如缺货天数是否缩短）。</w:t>
        </w:r>
      </w:ins>
    </w:p>
    <w:p w14:paraId="4C8A202B" w14:textId="0C106F98" w:rsidR="00B23C51" w:rsidRPr="00B23C51" w:rsidRDefault="00B23C51">
      <w:pPr>
        <w:pStyle w:val="ab"/>
        <w:spacing w:before="120" w:after="120" w:line="288" w:lineRule="auto"/>
        <w:ind w:left="880" w:firstLineChars="0" w:firstLine="0"/>
        <w:rPr>
          <w:rFonts w:ascii="Arial" w:eastAsia="DengXian" w:hAnsi="Arial" w:cs="Arial"/>
        </w:rPr>
        <w:pPrChange w:id="94" w:author="Jason Huang" w:date="2026-04-07T10:06:00Z" w16du:dateUtc="2026-04-07T02:06:00Z">
          <w:pPr>
            <w:pStyle w:val="ab"/>
            <w:numPr>
              <w:ilvl w:val="1"/>
              <w:numId w:val="495"/>
            </w:numPr>
            <w:spacing w:before="120" w:after="120" w:line="288" w:lineRule="auto"/>
            <w:ind w:left="880" w:firstLineChars="0" w:hanging="440"/>
          </w:pPr>
        </w:pPrChange>
      </w:pPr>
    </w:p>
    <w:p w14:paraId="4BCAB327" w14:textId="107B6706" w:rsidR="00062B95" w:rsidRPr="00147742" w:rsidRDefault="00062B95" w:rsidP="00147742">
      <w:pPr>
        <w:pStyle w:val="ab"/>
        <w:numPr>
          <w:ilvl w:val="0"/>
          <w:numId w:val="495"/>
        </w:numPr>
        <w:spacing w:before="120" w:after="120" w:line="288" w:lineRule="auto"/>
        <w:ind w:firstLineChars="0"/>
        <w:rPr>
          <w:rFonts w:ascii="Arial" w:eastAsia="DengXian" w:hAnsi="Arial" w:cs="Arial"/>
        </w:rPr>
      </w:pPr>
      <w:r w:rsidRPr="00147742">
        <w:rPr>
          <w:rFonts w:ascii="Arial" w:eastAsia="DengXian" w:hAnsi="Arial" w:cs="Arial" w:hint="eastAsia"/>
        </w:rPr>
        <w:t>闭环学习</w:t>
      </w:r>
      <w:ins w:id="95" w:author="Jason Huang" w:date="2026-04-07T10:06:00Z" w16du:dateUtc="2026-04-07T02:06:00Z">
        <w:r w:rsidR="00297929" w:rsidRPr="00297929">
          <w:rPr>
            <w:rFonts w:ascii="Arial" w:eastAsia="DengXian" w:hAnsi="Arial" w:cs="Arial" w:hint="eastAsia"/>
          </w:rPr>
          <w:t>（持续优化）</w:t>
        </w:r>
      </w:ins>
      <w:r w:rsidRPr="00147742">
        <w:rPr>
          <w:rFonts w:ascii="Arial" w:eastAsia="DengXian" w:hAnsi="Arial" w:cs="Arial" w:hint="eastAsia"/>
        </w:rPr>
        <w:t>：</w:t>
      </w:r>
    </w:p>
    <w:p w14:paraId="58C3B17C" w14:textId="05E56119" w:rsidR="00474C43" w:rsidRPr="00F650DE" w:rsidDel="00F650DE" w:rsidRDefault="0059427E" w:rsidP="00147742">
      <w:pPr>
        <w:pStyle w:val="ab"/>
        <w:numPr>
          <w:ilvl w:val="1"/>
          <w:numId w:val="495"/>
        </w:numPr>
        <w:spacing w:before="120" w:after="120" w:line="288" w:lineRule="auto"/>
        <w:ind w:firstLineChars="0"/>
        <w:rPr>
          <w:del w:id="96" w:author="Jason Huang" w:date="2026-04-07T10:06:00Z" w16du:dateUtc="2026-04-07T02:06:00Z"/>
          <w:rPrChange w:id="97" w:author="Jason Huang" w:date="2026-04-07T10:07:00Z" w16du:dateUtc="2026-04-07T02:07:00Z">
            <w:rPr>
              <w:del w:id="98" w:author="Jason Huang" w:date="2026-04-07T10:06:00Z" w16du:dateUtc="2026-04-07T02:06:00Z"/>
              <w:rFonts w:ascii="Arial" w:eastAsia="DengXian" w:hAnsi="Arial" w:cs="Arial"/>
            </w:rPr>
          </w:rPrChange>
        </w:rPr>
      </w:pPr>
      <w:del w:id="99" w:author="Jason Huang" w:date="2026-04-07T10:06:00Z" w16du:dateUtc="2026-04-07T02:06:00Z">
        <w:r w:rsidRPr="00C22AEE" w:rsidDel="00F650DE">
          <w:rPr>
            <w:rFonts w:ascii="Arial" w:eastAsia="DengXian" w:hAnsi="Arial" w:cs="Arial"/>
          </w:rPr>
          <w:delText>风险复盘</w:delText>
        </w:r>
        <w:r w:rsidRPr="00C22AEE" w:rsidDel="00F650DE">
          <w:rPr>
            <w:rFonts w:ascii="Arial" w:eastAsia="DengXian" w:hAnsi="Arial" w:cs="Arial"/>
          </w:rPr>
          <w:delText xml:space="preserve"> → </w:delText>
        </w:r>
        <w:r w:rsidRPr="00C22AEE" w:rsidDel="00F650DE">
          <w:rPr>
            <w:rFonts w:ascii="Arial" w:eastAsia="DengXian" w:hAnsi="Arial" w:cs="Arial"/>
          </w:rPr>
          <w:delText>规则</w:delText>
        </w:r>
        <w:r w:rsidRPr="00C22AEE" w:rsidDel="00F650DE">
          <w:rPr>
            <w:rFonts w:ascii="Arial" w:eastAsia="DengXian" w:hAnsi="Arial" w:cs="Arial"/>
          </w:rPr>
          <w:delText>/</w:delText>
        </w:r>
        <w:r w:rsidRPr="00C22AEE" w:rsidDel="00F650DE">
          <w:rPr>
            <w:rFonts w:ascii="Arial" w:eastAsia="DengXian" w:hAnsi="Arial" w:cs="Arial"/>
          </w:rPr>
          <w:delText>模型</w:delText>
        </w:r>
        <w:r w:rsidRPr="00C22AEE" w:rsidDel="00F650DE">
          <w:rPr>
            <w:rFonts w:ascii="Arial" w:eastAsia="DengXian" w:hAnsi="Arial" w:cs="Arial"/>
          </w:rPr>
          <w:delText>/</w:delText>
        </w:r>
        <w:r w:rsidRPr="00C22AEE" w:rsidDel="00F650DE">
          <w:rPr>
            <w:rFonts w:ascii="Arial" w:eastAsia="DengXian" w:hAnsi="Arial" w:cs="Arial"/>
          </w:rPr>
          <w:delText>阈值体系优化</w:delText>
        </w:r>
      </w:del>
    </w:p>
    <w:p w14:paraId="1E99F503" w14:textId="77777777" w:rsidR="00F650DE" w:rsidRPr="00F650DE" w:rsidRDefault="00F650DE" w:rsidP="00F650DE">
      <w:pPr>
        <w:widowControl/>
        <w:shd w:val="clear" w:color="auto" w:fill="FFFFFF"/>
        <w:spacing w:before="240" w:after="240" w:line="240" w:lineRule="auto"/>
        <w:rPr>
          <w:ins w:id="100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101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目标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：每次事件后复盘，沉淀经验，提升未来风险管理的效率与准确性。</w:t>
        </w:r>
      </w:ins>
    </w:p>
    <w:p w14:paraId="13592997" w14:textId="77777777" w:rsidR="00F650DE" w:rsidRPr="00F650DE" w:rsidRDefault="00F650DE" w:rsidP="00F650DE">
      <w:pPr>
        <w:widowControl/>
        <w:shd w:val="clear" w:color="auto" w:fill="FFFFFF"/>
        <w:spacing w:before="240" w:after="240" w:line="240" w:lineRule="auto"/>
        <w:rPr>
          <w:ins w:id="102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103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具体活动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：</w:t>
        </w:r>
      </w:ins>
    </w:p>
    <w:p w14:paraId="5E9D53DB" w14:textId="77777777" w:rsidR="00F650DE" w:rsidRPr="00F650DE" w:rsidRDefault="00F650DE">
      <w:pPr>
        <w:widowControl/>
        <w:numPr>
          <w:ilvl w:val="1"/>
          <w:numId w:val="495"/>
        </w:numPr>
        <w:shd w:val="clear" w:color="auto" w:fill="FFFFFF"/>
        <w:spacing w:after="120" w:line="240" w:lineRule="auto"/>
        <w:rPr>
          <w:ins w:id="104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05" w:author="Jason Huang" w:date="2026-04-07T10:08:00Z" w16du:dateUtc="2026-04-07T02:08:00Z">
          <w:pPr>
            <w:widowControl/>
            <w:numPr>
              <w:numId w:val="495"/>
            </w:numPr>
            <w:shd w:val="clear" w:color="auto" w:fill="FFFFFF"/>
            <w:spacing w:after="120" w:line="240" w:lineRule="auto"/>
            <w:ind w:left="440" w:hanging="440"/>
          </w:pPr>
        </w:pPrChange>
      </w:pPr>
      <w:ins w:id="106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事后评估</w:t>
        </w:r>
      </w:ins>
    </w:p>
    <w:p w14:paraId="54A6D5C5" w14:textId="77777777" w:rsidR="00F650DE" w:rsidRPr="00F650DE" w:rsidRDefault="00F650DE">
      <w:pPr>
        <w:widowControl/>
        <w:numPr>
          <w:ilvl w:val="2"/>
          <w:numId w:val="495"/>
        </w:numPr>
        <w:shd w:val="clear" w:color="auto" w:fill="FFFFFF"/>
        <w:spacing w:after="120" w:line="240" w:lineRule="auto"/>
        <w:rPr>
          <w:ins w:id="107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08" w:author="Jason Huang" w:date="2026-04-07T10:08:00Z" w16du:dateUtc="2026-04-07T02:08:00Z">
          <w:pPr>
            <w:widowControl/>
            <w:numPr>
              <w:ilvl w:val="1"/>
              <w:numId w:val="495"/>
            </w:numPr>
            <w:shd w:val="clear" w:color="auto" w:fill="FFFFFF"/>
            <w:spacing w:after="120" w:line="240" w:lineRule="auto"/>
            <w:ind w:left="880" w:hanging="440"/>
          </w:pPr>
        </w:pPrChange>
      </w:pPr>
      <w:ins w:id="109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针对已结束的风险事件，评估三个关键维度：</w:t>
        </w:r>
      </w:ins>
    </w:p>
    <w:p w14:paraId="1F63BEE9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10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11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12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预警时效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：从事件发生到系统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/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团队首次预警的时间差</w:t>
        </w:r>
      </w:ins>
    </w:p>
    <w:p w14:paraId="509FAA0A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13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14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15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响应效率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：从预警到关键行动（如切换供应商）的实际耗时</w:t>
        </w:r>
      </w:ins>
    </w:p>
    <w:p w14:paraId="184B20B8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16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17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18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lastRenderedPageBreak/>
          <w:t>实际损失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：对比传导分析中的预估损失与实际发生的财务损失</w:t>
        </w:r>
      </w:ins>
    </w:p>
    <w:p w14:paraId="1532F994" w14:textId="77777777" w:rsidR="00F650DE" w:rsidRPr="00F650DE" w:rsidRDefault="00F650DE">
      <w:pPr>
        <w:widowControl/>
        <w:numPr>
          <w:ilvl w:val="1"/>
          <w:numId w:val="495"/>
        </w:numPr>
        <w:shd w:val="clear" w:color="auto" w:fill="FFFFFF"/>
        <w:spacing w:after="120" w:line="240" w:lineRule="auto"/>
        <w:rPr>
          <w:ins w:id="119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20" w:author="Jason Huang" w:date="2026-04-07T10:08:00Z" w16du:dateUtc="2026-04-07T02:08:00Z">
          <w:pPr>
            <w:widowControl/>
            <w:numPr>
              <w:numId w:val="495"/>
            </w:numPr>
            <w:shd w:val="clear" w:color="auto" w:fill="FFFFFF"/>
            <w:spacing w:after="120" w:line="240" w:lineRule="auto"/>
            <w:ind w:left="440" w:hanging="440"/>
          </w:pPr>
        </w:pPrChange>
      </w:pPr>
      <w:ins w:id="121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沉淀为经验库</w:t>
        </w:r>
      </w:ins>
    </w:p>
    <w:p w14:paraId="5F9D6839" w14:textId="77777777" w:rsidR="00F650DE" w:rsidRPr="00F650DE" w:rsidRDefault="00F650DE">
      <w:pPr>
        <w:widowControl/>
        <w:numPr>
          <w:ilvl w:val="2"/>
          <w:numId w:val="495"/>
        </w:numPr>
        <w:shd w:val="clear" w:color="auto" w:fill="FFFFFF"/>
        <w:spacing w:after="0" w:line="240" w:lineRule="auto"/>
        <w:rPr>
          <w:ins w:id="122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23" w:author="Jason Huang" w:date="2026-04-07T10:08:00Z" w16du:dateUtc="2026-04-07T02:08:00Z">
          <w:pPr>
            <w:widowControl/>
            <w:numPr>
              <w:ilvl w:val="1"/>
              <w:numId w:val="495"/>
            </w:numPr>
            <w:shd w:val="clear" w:color="auto" w:fill="FFFFFF"/>
            <w:spacing w:after="0" w:line="240" w:lineRule="auto"/>
            <w:ind w:left="880" w:hanging="440"/>
          </w:pPr>
        </w:pPrChange>
      </w:pPr>
      <w:ins w:id="124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将本次事件的完整记录（事件特征、传导路径、响应措施、效果、偏差原因）存入经验库。</w:t>
        </w:r>
      </w:ins>
    </w:p>
    <w:p w14:paraId="34B43B28" w14:textId="77777777" w:rsidR="00F650DE" w:rsidRPr="00F650DE" w:rsidRDefault="00F650DE">
      <w:pPr>
        <w:widowControl/>
        <w:numPr>
          <w:ilvl w:val="2"/>
          <w:numId w:val="495"/>
        </w:numPr>
        <w:shd w:val="clear" w:color="auto" w:fill="FFFFFF"/>
        <w:spacing w:after="120" w:line="240" w:lineRule="auto"/>
        <w:rPr>
          <w:ins w:id="125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26" w:author="Jason Huang" w:date="2026-04-07T10:08:00Z" w16du:dateUtc="2026-04-07T02:08:00Z">
          <w:pPr>
            <w:widowControl/>
            <w:numPr>
              <w:ilvl w:val="1"/>
              <w:numId w:val="495"/>
            </w:numPr>
            <w:shd w:val="clear" w:color="auto" w:fill="FFFFFF"/>
            <w:spacing w:after="120" w:line="240" w:lineRule="auto"/>
            <w:ind w:left="880" w:hanging="440"/>
          </w:pPr>
        </w:pPrChange>
      </w:pPr>
      <w:ins w:id="127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经验库可用于：</w:t>
        </w:r>
      </w:ins>
    </w:p>
    <w:p w14:paraId="014E4F51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28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29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30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优化风险事件库的分类和权重</w:t>
        </w:r>
      </w:ins>
    </w:p>
    <w:p w14:paraId="34458B7A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31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32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33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改进传导模型的参数（例如：更准确的反应时间、缓冲库存系数）</w:t>
        </w:r>
      </w:ins>
    </w:p>
    <w:p w14:paraId="6B0491DF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34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35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36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预置标准响应模板（例如：某港口关闭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 xml:space="preserve"> → 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自动推荐替代路线和供应商）</w:t>
        </w:r>
      </w:ins>
    </w:p>
    <w:p w14:paraId="295D1974" w14:textId="77777777" w:rsidR="00F650DE" w:rsidRPr="00F650DE" w:rsidRDefault="00F650DE">
      <w:pPr>
        <w:widowControl/>
        <w:numPr>
          <w:ilvl w:val="3"/>
          <w:numId w:val="495"/>
        </w:numPr>
        <w:shd w:val="clear" w:color="auto" w:fill="FFFFFF"/>
        <w:spacing w:after="0" w:line="240" w:lineRule="auto"/>
        <w:rPr>
          <w:ins w:id="137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38" w:author="Jason Huang" w:date="2026-04-07T10:08:00Z" w16du:dateUtc="2026-04-07T02:08:00Z">
          <w:pPr>
            <w:widowControl/>
            <w:numPr>
              <w:ilvl w:val="2"/>
              <w:numId w:val="495"/>
            </w:numPr>
            <w:shd w:val="clear" w:color="auto" w:fill="FFFFFF"/>
            <w:spacing w:after="0" w:line="240" w:lineRule="auto"/>
            <w:ind w:left="1320" w:hanging="440"/>
          </w:pPr>
        </w:pPrChange>
      </w:pPr>
      <w:ins w:id="139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培训新员工或进行模拟演练</w:t>
        </w:r>
      </w:ins>
    </w:p>
    <w:p w14:paraId="73A6358E" w14:textId="77777777" w:rsidR="00F650DE" w:rsidRPr="00F650DE" w:rsidRDefault="00F650DE">
      <w:pPr>
        <w:widowControl/>
        <w:numPr>
          <w:ilvl w:val="1"/>
          <w:numId w:val="495"/>
        </w:numPr>
        <w:shd w:val="clear" w:color="auto" w:fill="FFFFFF"/>
        <w:spacing w:after="120" w:line="240" w:lineRule="auto"/>
        <w:rPr>
          <w:ins w:id="140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41" w:author="Jason Huang" w:date="2026-04-07T10:08:00Z" w16du:dateUtc="2026-04-07T02:08:00Z">
          <w:pPr>
            <w:widowControl/>
            <w:numPr>
              <w:numId w:val="495"/>
            </w:numPr>
            <w:shd w:val="clear" w:color="auto" w:fill="FFFFFF"/>
            <w:spacing w:after="120" w:line="240" w:lineRule="auto"/>
            <w:ind w:left="440" w:hanging="440"/>
          </w:pPr>
        </w:pPrChange>
      </w:pPr>
      <w:ins w:id="142" w:author="Jason Huang" w:date="2026-04-07T10:07:00Z" w16du:dateUtc="2026-04-07T02:07:00Z"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形成闭环</w:t>
        </w:r>
      </w:ins>
    </w:p>
    <w:p w14:paraId="4A616E30" w14:textId="77777777" w:rsidR="00F650DE" w:rsidRPr="00F650DE" w:rsidRDefault="00F650DE">
      <w:pPr>
        <w:widowControl/>
        <w:numPr>
          <w:ilvl w:val="2"/>
          <w:numId w:val="495"/>
        </w:numPr>
        <w:shd w:val="clear" w:color="auto" w:fill="FFFFFF"/>
        <w:spacing w:after="0" w:line="240" w:lineRule="auto"/>
        <w:rPr>
          <w:ins w:id="143" w:author="Jason Huang" w:date="2026-04-07T10:07:00Z" w16du:dateUtc="2026-04-07T02:07:00Z"/>
          <w:rFonts w:ascii="Segoe UI" w:eastAsia="SimSun" w:hAnsi="Segoe UI" w:cs="Segoe UI"/>
          <w:color w:val="0F1115"/>
          <w:kern w:val="0"/>
          <w:sz w:val="24"/>
          <w14:ligatures w14:val="none"/>
        </w:rPr>
        <w:pPrChange w:id="144" w:author="Jason Huang" w:date="2026-04-07T10:08:00Z" w16du:dateUtc="2026-04-07T02:08:00Z">
          <w:pPr>
            <w:widowControl/>
            <w:numPr>
              <w:ilvl w:val="1"/>
              <w:numId w:val="495"/>
            </w:numPr>
            <w:shd w:val="clear" w:color="auto" w:fill="FFFFFF"/>
            <w:spacing w:after="0" w:line="240" w:lineRule="auto"/>
            <w:ind w:left="880" w:hanging="440"/>
          </w:pPr>
        </w:pPrChange>
      </w:pPr>
      <w:ins w:id="145" w:author="Jason Huang" w:date="2026-04-07T10:07:00Z" w16du:dateUtc="2026-04-07T02:07:00Z"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经验库的更新会直接反馈到</w:t>
        </w:r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风险感知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环节（提高对相似事件的敏感度）和</w:t>
        </w:r>
        <w:r w:rsidRPr="00F650DE">
          <w:rPr>
            <w:rFonts w:ascii="Segoe UI" w:eastAsia="SimSun" w:hAnsi="Segoe UI" w:cs="Segoe UI"/>
            <w:b/>
            <w:bCs/>
            <w:color w:val="0F1115"/>
            <w:kern w:val="0"/>
            <w:sz w:val="24"/>
            <w14:ligatures w14:val="none"/>
          </w:rPr>
          <w:t>传导分析</w:t>
        </w:r>
        <w:r w:rsidRPr="00F650DE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环节（提升预测准确性），从而完成一个持续进化的风险管理循环。</w:t>
        </w:r>
      </w:ins>
    </w:p>
    <w:p w14:paraId="57F4E49B" w14:textId="77777777" w:rsidR="00F650DE" w:rsidRDefault="00F650DE">
      <w:pPr>
        <w:spacing w:before="120" w:after="120" w:line="288" w:lineRule="auto"/>
        <w:rPr>
          <w:ins w:id="146" w:author="Jason Huang" w:date="2026-04-07T10:07:00Z" w16du:dateUtc="2026-04-07T02:07:00Z"/>
          <w:rFonts w:hint="eastAsia"/>
        </w:rPr>
        <w:pPrChange w:id="147" w:author="Jason Huang" w:date="2026-04-07T10:07:00Z" w16du:dateUtc="2026-04-07T02:07:00Z">
          <w:pPr>
            <w:pStyle w:val="ab"/>
            <w:numPr>
              <w:ilvl w:val="1"/>
              <w:numId w:val="495"/>
            </w:numPr>
            <w:spacing w:before="120" w:after="120" w:line="288" w:lineRule="auto"/>
            <w:ind w:left="880" w:firstLineChars="0" w:hanging="440"/>
          </w:pPr>
        </w:pPrChange>
      </w:pPr>
    </w:p>
    <w:p w14:paraId="58C3B17D" w14:textId="5DEEDE90" w:rsidR="00474C43" w:rsidRDefault="0059427E" w:rsidP="009F3073">
      <w:pPr>
        <w:pStyle w:val="2"/>
        <w:rPr>
          <w:rFonts w:hint="eastAsia"/>
        </w:rPr>
      </w:pPr>
      <w:bookmarkStart w:id="148" w:name="heading_18"/>
      <w:r>
        <w:t>关键</w:t>
      </w:r>
      <w:commentRangeStart w:id="149"/>
      <w:r>
        <w:t>子流程</w:t>
      </w:r>
      <w:commentRangeEnd w:id="149"/>
      <w:r w:rsidR="009F3073">
        <w:rPr>
          <w:rStyle w:val="a8"/>
          <w:rFonts w:hint="eastAsia"/>
          <w:sz w:val="32"/>
          <w:szCs w:val="32"/>
        </w:rPr>
        <w:commentReference w:id="149"/>
      </w:r>
      <w:r w:rsidR="004E4C00">
        <w:rPr>
          <w:rFonts w:hint="eastAsia"/>
        </w:rPr>
        <w:t>（huangyje）</w:t>
      </w:r>
      <w:bookmarkEnd w:id="148"/>
    </w:p>
    <w:p w14:paraId="0CC00D00" w14:textId="1F7CF258" w:rsidR="00182E22" w:rsidRDefault="00182E22" w:rsidP="009F3073">
      <w:pPr>
        <w:pStyle w:val="3"/>
        <w:rPr>
          <w:ins w:id="150" w:author="Jason Huang" w:date="2026-04-07T10:21:00Z" w16du:dateUtc="2026-04-07T02:21:00Z"/>
        </w:rPr>
        <w:pPrChange w:id="151" w:author="Haibin HB18 Li" w:date="2026-04-07T16:26:00Z" w16du:dateUtc="2026-04-07T08:26:00Z">
          <w:pPr>
            <w:spacing w:before="260" w:after="120" w:line="288" w:lineRule="auto"/>
            <w:outlineLvl w:val="3"/>
          </w:pPr>
        </w:pPrChange>
      </w:pPr>
      <w:bookmarkStart w:id="152" w:name="heading_19"/>
      <w:r>
        <w:rPr>
          <w:rFonts w:hint="eastAsia"/>
        </w:rPr>
        <w:t>风险感知子流程</w:t>
      </w:r>
      <w:r w:rsidR="0059427E">
        <w:t xml:space="preserve"> </w:t>
      </w:r>
    </w:p>
    <w:tbl>
      <w:tblPr>
        <w:tblStyle w:val="af0"/>
        <w:tblW w:w="11280" w:type="dxa"/>
        <w:tblLook w:val="04A0" w:firstRow="1" w:lastRow="0" w:firstColumn="1" w:lastColumn="0" w:noHBand="0" w:noVBand="1"/>
        <w:tblPrChange w:id="153" w:author="Jason Huang" w:date="2026-04-07T10:22:00Z" w16du:dateUtc="2026-04-07T02:22:00Z">
          <w:tblPr>
            <w:tblStyle w:val="af0"/>
            <w:tblW w:w="11280" w:type="dxa"/>
            <w:tblLook w:val="04A0" w:firstRow="1" w:lastRow="0" w:firstColumn="1" w:lastColumn="0" w:noHBand="0" w:noVBand="1"/>
          </w:tblPr>
        </w:tblPrChange>
      </w:tblPr>
      <w:tblGrid>
        <w:gridCol w:w="817"/>
        <w:gridCol w:w="2245"/>
        <w:gridCol w:w="8218"/>
        <w:tblGridChange w:id="154">
          <w:tblGrid>
            <w:gridCol w:w="718"/>
            <w:gridCol w:w="99"/>
            <w:gridCol w:w="2245"/>
            <w:gridCol w:w="8218"/>
          </w:tblGrid>
        </w:tblGridChange>
      </w:tblGrid>
      <w:tr w:rsidR="00D07EA8" w:rsidRPr="007D704A" w14:paraId="07D45FE0" w14:textId="77777777" w:rsidTr="00D643CE">
        <w:trPr>
          <w:ins w:id="155" w:author="Jason Huang" w:date="2026-04-07T10:21:00Z"/>
        </w:trPr>
        <w:tc>
          <w:tcPr>
            <w:tcW w:w="817" w:type="dxa"/>
            <w:hideMark/>
            <w:tcPrChange w:id="156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5F3718C6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57" w:author="Jason Huang" w:date="2026-04-07T10:21:00Z"/>
                <w:rFonts w:eastAsiaTheme="minorHAnsi" w:cs="Arial"/>
                <w:bCs/>
                <w:szCs w:val="21"/>
                <w:rPrChange w:id="158" w:author="Jason Huang" w:date="2026-04-07T10:29:00Z" w16du:dateUtc="2026-04-07T02:29:00Z">
                  <w:rPr>
                    <w:ins w:id="159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160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161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编号</w:t>
              </w:r>
            </w:ins>
          </w:p>
        </w:tc>
        <w:tc>
          <w:tcPr>
            <w:tcW w:w="2245" w:type="dxa"/>
            <w:hideMark/>
            <w:tcPrChange w:id="162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5FBE5FA2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63" w:author="Jason Huang" w:date="2026-04-07T10:21:00Z"/>
                <w:rFonts w:eastAsiaTheme="minorHAnsi" w:cs="Arial"/>
                <w:bCs/>
                <w:szCs w:val="21"/>
                <w:rPrChange w:id="164" w:author="Jason Huang" w:date="2026-04-07T10:29:00Z" w16du:dateUtc="2026-04-07T02:29:00Z">
                  <w:rPr>
                    <w:ins w:id="165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166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167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子流程</w:t>
              </w:r>
            </w:ins>
          </w:p>
        </w:tc>
        <w:tc>
          <w:tcPr>
            <w:tcW w:w="0" w:type="auto"/>
            <w:hideMark/>
            <w:tcPrChange w:id="168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2567C5C9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69" w:author="Jason Huang" w:date="2026-04-07T10:21:00Z"/>
                <w:rFonts w:eastAsiaTheme="minorHAnsi" w:cs="Arial"/>
                <w:bCs/>
                <w:szCs w:val="21"/>
                <w:rPrChange w:id="170" w:author="Jason Huang" w:date="2026-04-07T10:29:00Z" w16du:dateUtc="2026-04-07T02:29:00Z">
                  <w:rPr>
                    <w:ins w:id="171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172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173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核心产出</w:t>
              </w:r>
              <w:r w:rsidRPr="007D704A">
                <w:rPr>
                  <w:rFonts w:eastAsiaTheme="minorHAnsi" w:cs="Arial"/>
                  <w:bCs/>
                  <w:szCs w:val="21"/>
                  <w:rPrChange w:id="174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 xml:space="preserve"> / </w:t>
              </w:r>
              <w:r w:rsidRPr="007D704A">
                <w:rPr>
                  <w:rFonts w:eastAsiaTheme="minorHAnsi" w:cs="Arial" w:hint="eastAsia"/>
                  <w:bCs/>
                  <w:szCs w:val="21"/>
                  <w:rPrChange w:id="175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说明</w:t>
              </w:r>
            </w:ins>
          </w:p>
        </w:tc>
      </w:tr>
      <w:tr w:rsidR="00D07EA8" w:rsidRPr="007D704A" w14:paraId="4D5844EC" w14:textId="77777777" w:rsidTr="00D643CE">
        <w:trPr>
          <w:ins w:id="176" w:author="Jason Huang" w:date="2026-04-07T10:21:00Z"/>
        </w:trPr>
        <w:tc>
          <w:tcPr>
            <w:tcW w:w="817" w:type="dxa"/>
            <w:hideMark/>
            <w:tcPrChange w:id="177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4D42F419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78" w:author="Jason Huang" w:date="2026-04-07T10:21:00Z"/>
                <w:rFonts w:eastAsiaTheme="minorHAnsi" w:cs="Arial"/>
                <w:bCs/>
                <w:szCs w:val="21"/>
                <w:rPrChange w:id="179" w:author="Jason Huang" w:date="2026-04-07T10:29:00Z" w16du:dateUtc="2026-04-07T02:29:00Z">
                  <w:rPr>
                    <w:ins w:id="180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181" w:author="Jason Huang" w:date="2026-04-07T10:21:00Z">
              <w:r w:rsidRPr="007D704A">
                <w:rPr>
                  <w:rFonts w:eastAsiaTheme="minorHAnsi" w:cs="Arial"/>
                  <w:bCs/>
                  <w:szCs w:val="21"/>
                  <w:rPrChange w:id="182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1.1</w:t>
              </w:r>
            </w:ins>
          </w:p>
        </w:tc>
        <w:tc>
          <w:tcPr>
            <w:tcW w:w="2245" w:type="dxa"/>
            <w:hideMark/>
            <w:tcPrChange w:id="183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1C9B4252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84" w:author="Jason Huang" w:date="2026-04-07T10:21:00Z"/>
                <w:rFonts w:eastAsiaTheme="minorHAnsi" w:cs="Arial"/>
                <w:bCs/>
                <w:szCs w:val="21"/>
                <w:rPrChange w:id="185" w:author="Jason Huang" w:date="2026-04-07T10:29:00Z" w16du:dateUtc="2026-04-07T02:29:00Z">
                  <w:rPr>
                    <w:ins w:id="186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187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188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收集外部事件原始信息</w:t>
              </w:r>
            </w:ins>
          </w:p>
        </w:tc>
        <w:tc>
          <w:tcPr>
            <w:tcW w:w="0" w:type="auto"/>
            <w:hideMark/>
            <w:tcPrChange w:id="189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0B4BF219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90" w:author="Jason Huang" w:date="2026-04-07T10:21:00Z"/>
                <w:rFonts w:eastAsiaTheme="minorHAnsi" w:cs="Arial"/>
                <w:bCs/>
                <w:szCs w:val="21"/>
                <w:rPrChange w:id="191" w:author="Jason Huang" w:date="2026-04-07T10:29:00Z" w16du:dateUtc="2026-04-07T02:29:00Z">
                  <w:rPr>
                    <w:ins w:id="192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193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194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从新闻、政府预警、气象</w:t>
              </w:r>
              <w:r w:rsidRPr="007D704A">
                <w:rPr>
                  <w:rFonts w:eastAsiaTheme="minorHAnsi" w:cs="Arial"/>
                  <w:bCs/>
                  <w:szCs w:val="21"/>
                  <w:rPrChange w:id="195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/</w:t>
              </w:r>
              <w:r w:rsidRPr="007D704A">
                <w:rPr>
                  <w:rFonts w:eastAsiaTheme="minorHAnsi" w:cs="Arial" w:hint="eastAsia"/>
                  <w:bCs/>
                  <w:szCs w:val="21"/>
                  <w:rPrChange w:id="196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地质报告、行业情报、社交媒体、第三方风险服务等渠道持续获取信息</w:t>
              </w:r>
            </w:ins>
          </w:p>
        </w:tc>
      </w:tr>
      <w:tr w:rsidR="00D07EA8" w:rsidRPr="007D704A" w14:paraId="4389CBEF" w14:textId="77777777" w:rsidTr="00D643CE">
        <w:trPr>
          <w:ins w:id="197" w:author="Jason Huang" w:date="2026-04-07T10:21:00Z"/>
        </w:trPr>
        <w:tc>
          <w:tcPr>
            <w:tcW w:w="817" w:type="dxa"/>
            <w:hideMark/>
            <w:tcPrChange w:id="198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60C85ACF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199" w:author="Jason Huang" w:date="2026-04-07T10:21:00Z"/>
                <w:rFonts w:eastAsiaTheme="minorHAnsi" w:cs="Arial"/>
                <w:bCs/>
                <w:szCs w:val="21"/>
                <w:rPrChange w:id="200" w:author="Jason Huang" w:date="2026-04-07T10:29:00Z" w16du:dateUtc="2026-04-07T02:29:00Z">
                  <w:rPr>
                    <w:ins w:id="201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02" w:author="Jason Huang" w:date="2026-04-07T10:21:00Z">
              <w:r w:rsidRPr="007D704A">
                <w:rPr>
                  <w:rFonts w:eastAsiaTheme="minorHAnsi" w:cs="Arial"/>
                  <w:bCs/>
                  <w:szCs w:val="21"/>
                  <w:rPrChange w:id="203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1.2</w:t>
              </w:r>
            </w:ins>
          </w:p>
        </w:tc>
        <w:tc>
          <w:tcPr>
            <w:tcW w:w="2245" w:type="dxa"/>
            <w:hideMark/>
            <w:tcPrChange w:id="204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015091F1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05" w:author="Jason Huang" w:date="2026-04-07T10:21:00Z"/>
                <w:rFonts w:eastAsiaTheme="minorHAnsi" w:cs="Arial"/>
                <w:bCs/>
                <w:szCs w:val="21"/>
                <w:rPrChange w:id="206" w:author="Jason Huang" w:date="2026-04-07T10:29:00Z" w16du:dateUtc="2026-04-07T02:29:00Z">
                  <w:rPr>
                    <w:ins w:id="207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08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09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筛选与验证事件真实性</w:t>
              </w:r>
            </w:ins>
          </w:p>
        </w:tc>
        <w:tc>
          <w:tcPr>
            <w:tcW w:w="0" w:type="auto"/>
            <w:hideMark/>
            <w:tcPrChange w:id="210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0AFB7CC2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11" w:author="Jason Huang" w:date="2026-04-07T10:21:00Z"/>
                <w:rFonts w:eastAsiaTheme="minorHAnsi" w:cs="Arial"/>
                <w:bCs/>
                <w:szCs w:val="21"/>
                <w:rPrChange w:id="212" w:author="Jason Huang" w:date="2026-04-07T10:29:00Z" w16du:dateUtc="2026-04-07T02:29:00Z">
                  <w:rPr>
                    <w:ins w:id="213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14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15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剔除谣言、重复或低影响事件；交叉验证关键信息（时间、地点、强度、范围）</w:t>
              </w:r>
            </w:ins>
          </w:p>
        </w:tc>
      </w:tr>
      <w:tr w:rsidR="00D07EA8" w:rsidRPr="007D704A" w14:paraId="18395E52" w14:textId="77777777" w:rsidTr="00D643CE">
        <w:trPr>
          <w:ins w:id="216" w:author="Jason Huang" w:date="2026-04-07T10:21:00Z"/>
        </w:trPr>
        <w:tc>
          <w:tcPr>
            <w:tcW w:w="817" w:type="dxa"/>
            <w:hideMark/>
            <w:tcPrChange w:id="217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78E1AEBA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18" w:author="Jason Huang" w:date="2026-04-07T10:21:00Z"/>
                <w:rFonts w:eastAsiaTheme="minorHAnsi" w:cs="Arial"/>
                <w:bCs/>
                <w:szCs w:val="21"/>
                <w:rPrChange w:id="219" w:author="Jason Huang" w:date="2026-04-07T10:29:00Z" w16du:dateUtc="2026-04-07T02:29:00Z">
                  <w:rPr>
                    <w:ins w:id="220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21" w:author="Jason Huang" w:date="2026-04-07T10:21:00Z">
              <w:r w:rsidRPr="007D704A">
                <w:rPr>
                  <w:rFonts w:eastAsiaTheme="minorHAnsi" w:cs="Arial"/>
                  <w:bCs/>
                  <w:szCs w:val="21"/>
                  <w:rPrChange w:id="222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1.3</w:t>
              </w:r>
            </w:ins>
          </w:p>
        </w:tc>
        <w:tc>
          <w:tcPr>
            <w:tcW w:w="2245" w:type="dxa"/>
            <w:hideMark/>
            <w:tcPrChange w:id="223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04F9127B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24" w:author="Jason Huang" w:date="2026-04-07T10:21:00Z"/>
                <w:rFonts w:eastAsiaTheme="minorHAnsi" w:cs="Arial"/>
                <w:bCs/>
                <w:szCs w:val="21"/>
                <w:rPrChange w:id="225" w:author="Jason Huang" w:date="2026-04-07T10:29:00Z" w16du:dateUtc="2026-04-07T02:29:00Z">
                  <w:rPr>
                    <w:ins w:id="226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27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28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结构化记录到风险事件库</w:t>
              </w:r>
            </w:ins>
          </w:p>
        </w:tc>
        <w:tc>
          <w:tcPr>
            <w:tcW w:w="0" w:type="auto"/>
            <w:hideMark/>
            <w:tcPrChange w:id="229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6246A45D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30" w:author="Jason Huang" w:date="2026-04-07T10:21:00Z"/>
                <w:rFonts w:eastAsiaTheme="minorHAnsi" w:cs="Arial"/>
                <w:bCs/>
                <w:szCs w:val="21"/>
                <w:rPrChange w:id="231" w:author="Jason Huang" w:date="2026-04-07T10:29:00Z" w16du:dateUtc="2026-04-07T02:29:00Z">
                  <w:rPr>
                    <w:ins w:id="232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33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34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记录字段：事件</w:t>
              </w:r>
              <w:r w:rsidRPr="007D704A">
                <w:rPr>
                  <w:rFonts w:eastAsiaTheme="minorHAnsi" w:cs="Arial"/>
                  <w:bCs/>
                  <w:szCs w:val="21"/>
                  <w:rPrChange w:id="235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ID</w:t>
              </w:r>
              <w:r w:rsidRPr="007D704A">
                <w:rPr>
                  <w:rFonts w:eastAsiaTheme="minorHAnsi" w:cs="Arial" w:hint="eastAsia"/>
                  <w:bCs/>
                  <w:szCs w:val="21"/>
                  <w:rPrChange w:id="236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、类型、发生时间、发生地点、严重等级、影响范围、信息来源、置信度</w:t>
              </w:r>
            </w:ins>
          </w:p>
        </w:tc>
      </w:tr>
      <w:tr w:rsidR="00D07EA8" w:rsidRPr="007D704A" w14:paraId="2998AF94" w14:textId="77777777" w:rsidTr="00D643CE">
        <w:trPr>
          <w:ins w:id="237" w:author="Jason Huang" w:date="2026-04-07T10:21:00Z"/>
        </w:trPr>
        <w:tc>
          <w:tcPr>
            <w:tcW w:w="817" w:type="dxa"/>
            <w:hideMark/>
            <w:tcPrChange w:id="238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1F67F970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39" w:author="Jason Huang" w:date="2026-04-07T10:21:00Z"/>
                <w:rFonts w:eastAsiaTheme="minorHAnsi" w:cs="Arial"/>
                <w:bCs/>
                <w:szCs w:val="21"/>
                <w:rPrChange w:id="240" w:author="Jason Huang" w:date="2026-04-07T10:29:00Z" w16du:dateUtc="2026-04-07T02:29:00Z">
                  <w:rPr>
                    <w:ins w:id="241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42" w:author="Jason Huang" w:date="2026-04-07T10:21:00Z">
              <w:r w:rsidRPr="007D704A">
                <w:rPr>
                  <w:rFonts w:eastAsiaTheme="minorHAnsi" w:cs="Arial"/>
                  <w:bCs/>
                  <w:szCs w:val="21"/>
                  <w:rPrChange w:id="243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1.4</w:t>
              </w:r>
            </w:ins>
          </w:p>
        </w:tc>
        <w:tc>
          <w:tcPr>
            <w:tcW w:w="2245" w:type="dxa"/>
            <w:hideMark/>
            <w:tcPrChange w:id="244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72D90B4F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45" w:author="Jason Huang" w:date="2026-04-07T10:21:00Z"/>
                <w:rFonts w:eastAsiaTheme="minorHAnsi" w:cs="Arial"/>
                <w:bCs/>
                <w:szCs w:val="21"/>
                <w:rPrChange w:id="246" w:author="Jason Huang" w:date="2026-04-07T10:29:00Z" w16du:dateUtc="2026-04-07T02:29:00Z">
                  <w:rPr>
                    <w:ins w:id="247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48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49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叠加供应链网络数据</w:t>
              </w:r>
            </w:ins>
          </w:p>
        </w:tc>
        <w:tc>
          <w:tcPr>
            <w:tcW w:w="0" w:type="auto"/>
            <w:hideMark/>
            <w:tcPrChange w:id="250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0B93DCCC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51" w:author="Jason Huang" w:date="2026-04-07T10:21:00Z"/>
                <w:rFonts w:eastAsiaTheme="minorHAnsi" w:cs="Arial"/>
                <w:bCs/>
                <w:szCs w:val="21"/>
                <w:rPrChange w:id="252" w:author="Jason Huang" w:date="2026-04-07T10:29:00Z" w16du:dateUtc="2026-04-07T02:29:00Z">
                  <w:rPr>
                    <w:ins w:id="253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54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55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导入企业供应链主数据：工厂、多级供应商、仓库、配送中心、运输路线、渠道、客户位置</w:t>
              </w:r>
            </w:ins>
          </w:p>
        </w:tc>
      </w:tr>
      <w:tr w:rsidR="00D07EA8" w:rsidRPr="007D704A" w14:paraId="67A33699" w14:textId="77777777" w:rsidTr="00D643CE">
        <w:trPr>
          <w:ins w:id="256" w:author="Jason Huang" w:date="2026-04-07T10:21:00Z"/>
        </w:trPr>
        <w:tc>
          <w:tcPr>
            <w:tcW w:w="817" w:type="dxa"/>
            <w:hideMark/>
            <w:tcPrChange w:id="257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4D7CF80E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58" w:author="Jason Huang" w:date="2026-04-07T10:21:00Z"/>
                <w:rFonts w:eastAsiaTheme="minorHAnsi" w:cs="Arial"/>
                <w:bCs/>
                <w:szCs w:val="21"/>
                <w:rPrChange w:id="259" w:author="Jason Huang" w:date="2026-04-07T10:29:00Z" w16du:dateUtc="2026-04-07T02:29:00Z">
                  <w:rPr>
                    <w:ins w:id="260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61" w:author="Jason Huang" w:date="2026-04-07T10:21:00Z">
              <w:r w:rsidRPr="007D704A">
                <w:rPr>
                  <w:rFonts w:eastAsiaTheme="minorHAnsi" w:cs="Arial"/>
                  <w:bCs/>
                  <w:szCs w:val="21"/>
                  <w:rPrChange w:id="262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1.5</w:t>
              </w:r>
            </w:ins>
          </w:p>
        </w:tc>
        <w:tc>
          <w:tcPr>
            <w:tcW w:w="2245" w:type="dxa"/>
            <w:hideMark/>
            <w:tcPrChange w:id="263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4E451DA8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64" w:author="Jason Huang" w:date="2026-04-07T10:21:00Z"/>
                <w:rFonts w:eastAsiaTheme="minorHAnsi" w:cs="Arial"/>
                <w:bCs/>
                <w:szCs w:val="21"/>
                <w:rPrChange w:id="265" w:author="Jason Huang" w:date="2026-04-07T10:29:00Z" w16du:dateUtc="2026-04-07T02:29:00Z">
                  <w:rPr>
                    <w:ins w:id="266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67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68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识别受影响节点</w:t>
              </w:r>
            </w:ins>
          </w:p>
        </w:tc>
        <w:tc>
          <w:tcPr>
            <w:tcW w:w="0" w:type="auto"/>
            <w:hideMark/>
            <w:tcPrChange w:id="269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4C8F9770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70" w:author="Jason Huang" w:date="2026-04-07T10:21:00Z"/>
                <w:rFonts w:eastAsiaTheme="minorHAnsi" w:cs="Arial"/>
                <w:bCs/>
                <w:szCs w:val="21"/>
                <w:rPrChange w:id="271" w:author="Jason Huang" w:date="2026-04-07T10:29:00Z" w16du:dateUtc="2026-04-07T02:29:00Z">
                  <w:rPr>
                    <w:ins w:id="272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73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74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匹配事件区域与供应链位置，输出受影响清单：哪些工厂</w:t>
              </w:r>
              <w:r w:rsidRPr="007D704A">
                <w:rPr>
                  <w:rFonts w:eastAsiaTheme="minorHAnsi" w:cs="Arial"/>
                  <w:bCs/>
                  <w:szCs w:val="21"/>
                  <w:rPrChange w:id="275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/</w:t>
              </w:r>
              <w:r w:rsidRPr="007D704A">
                <w:rPr>
                  <w:rFonts w:eastAsiaTheme="minorHAnsi" w:cs="Arial" w:hint="eastAsia"/>
                  <w:bCs/>
                  <w:szCs w:val="21"/>
                  <w:rPrChange w:id="276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供应商</w:t>
              </w:r>
              <w:r w:rsidRPr="007D704A">
                <w:rPr>
                  <w:rFonts w:eastAsiaTheme="minorHAnsi" w:cs="Arial"/>
                  <w:bCs/>
                  <w:szCs w:val="21"/>
                  <w:rPrChange w:id="277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/</w:t>
              </w:r>
              <w:r w:rsidRPr="007D704A">
                <w:rPr>
                  <w:rFonts w:eastAsiaTheme="minorHAnsi" w:cs="Arial" w:hint="eastAsia"/>
                  <w:bCs/>
                  <w:szCs w:val="21"/>
                  <w:rPrChange w:id="278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仓库</w:t>
              </w:r>
              <w:r w:rsidRPr="007D704A">
                <w:rPr>
                  <w:rFonts w:eastAsiaTheme="minorHAnsi" w:cs="Arial"/>
                  <w:bCs/>
                  <w:szCs w:val="21"/>
                  <w:rPrChange w:id="279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t>/</w:t>
              </w:r>
              <w:r w:rsidRPr="007D704A">
                <w:rPr>
                  <w:rFonts w:eastAsiaTheme="minorHAnsi" w:cs="Arial" w:hint="eastAsia"/>
                  <w:bCs/>
                  <w:szCs w:val="21"/>
                  <w:rPrChange w:id="280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渠道在风险区域内</w:t>
              </w:r>
            </w:ins>
          </w:p>
        </w:tc>
      </w:tr>
      <w:tr w:rsidR="00D07EA8" w:rsidRPr="007D704A" w14:paraId="68B9EFF6" w14:textId="77777777" w:rsidTr="00D643CE">
        <w:trPr>
          <w:ins w:id="281" w:author="Jason Huang" w:date="2026-04-07T10:21:00Z"/>
        </w:trPr>
        <w:tc>
          <w:tcPr>
            <w:tcW w:w="817" w:type="dxa"/>
            <w:hideMark/>
            <w:tcPrChange w:id="282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23ECECEC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83" w:author="Jason Huang" w:date="2026-04-07T10:21:00Z"/>
                <w:rFonts w:eastAsiaTheme="minorHAnsi" w:cs="Arial"/>
                <w:bCs/>
                <w:szCs w:val="21"/>
                <w:rPrChange w:id="284" w:author="Jason Huang" w:date="2026-04-07T10:29:00Z" w16du:dateUtc="2026-04-07T02:29:00Z">
                  <w:rPr>
                    <w:ins w:id="285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86" w:author="Jason Huang" w:date="2026-04-07T10:21:00Z">
              <w:r w:rsidRPr="007D704A">
                <w:rPr>
                  <w:rFonts w:eastAsiaTheme="minorHAnsi" w:cs="Arial"/>
                  <w:bCs/>
                  <w:szCs w:val="21"/>
                  <w:rPrChange w:id="287" w:author="Jason Huang" w:date="2026-04-07T10:29:00Z" w16du:dateUtc="2026-04-07T02:29:00Z">
                    <w:rPr>
                      <w:rFonts w:ascii="Arial" w:eastAsia="DengXian" w:hAnsi="Arial" w:cs="Arial"/>
                      <w:b/>
                      <w:sz w:val="28"/>
                    </w:rPr>
                  </w:rPrChange>
                </w:rPr>
                <w:lastRenderedPageBreak/>
                <w:t>1.6</w:t>
              </w:r>
            </w:ins>
          </w:p>
        </w:tc>
        <w:tc>
          <w:tcPr>
            <w:tcW w:w="2245" w:type="dxa"/>
            <w:hideMark/>
            <w:tcPrChange w:id="288" w:author="Jason Huang" w:date="2026-04-07T10:22:00Z" w16du:dateUtc="2026-04-07T02:22:00Z">
              <w:tcPr>
                <w:tcW w:w="0" w:type="auto"/>
                <w:gridSpan w:val="2"/>
                <w:hideMark/>
              </w:tcPr>
            </w:tcPrChange>
          </w:tcPr>
          <w:p w14:paraId="5349E76F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89" w:author="Jason Huang" w:date="2026-04-07T10:21:00Z"/>
                <w:rFonts w:eastAsiaTheme="minorHAnsi" w:cs="Arial"/>
                <w:bCs/>
                <w:szCs w:val="21"/>
                <w:rPrChange w:id="290" w:author="Jason Huang" w:date="2026-04-07T10:29:00Z" w16du:dateUtc="2026-04-07T02:29:00Z">
                  <w:rPr>
                    <w:ins w:id="291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92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93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生成风险暴露地图</w:t>
              </w:r>
            </w:ins>
          </w:p>
        </w:tc>
        <w:tc>
          <w:tcPr>
            <w:tcW w:w="0" w:type="auto"/>
            <w:hideMark/>
            <w:tcPrChange w:id="294" w:author="Jason Huang" w:date="2026-04-07T10:22:00Z" w16du:dateUtc="2026-04-07T02:22:00Z">
              <w:tcPr>
                <w:tcW w:w="0" w:type="auto"/>
                <w:hideMark/>
              </w:tcPr>
            </w:tcPrChange>
          </w:tcPr>
          <w:p w14:paraId="55407506" w14:textId="77777777" w:rsidR="00D07EA8" w:rsidRPr="007D704A" w:rsidRDefault="00D07EA8" w:rsidP="00D07EA8">
            <w:pPr>
              <w:spacing w:before="260" w:after="120" w:line="288" w:lineRule="auto"/>
              <w:outlineLvl w:val="3"/>
              <w:rPr>
                <w:ins w:id="295" w:author="Jason Huang" w:date="2026-04-07T10:21:00Z"/>
                <w:rFonts w:eastAsiaTheme="minorHAnsi" w:cs="Arial"/>
                <w:bCs/>
                <w:szCs w:val="21"/>
                <w:rPrChange w:id="296" w:author="Jason Huang" w:date="2026-04-07T10:29:00Z" w16du:dateUtc="2026-04-07T02:29:00Z">
                  <w:rPr>
                    <w:ins w:id="297" w:author="Jason Huang" w:date="2026-04-07T10:21:00Z"/>
                    <w:rFonts w:ascii="Arial" w:eastAsia="DengXian" w:hAnsi="Arial" w:cs="Arial"/>
                    <w:b/>
                    <w:sz w:val="28"/>
                  </w:rPr>
                </w:rPrChange>
              </w:rPr>
            </w:pPr>
            <w:ins w:id="298" w:author="Jason Huang" w:date="2026-04-07T10:21:00Z">
              <w:r w:rsidRPr="007D704A">
                <w:rPr>
                  <w:rFonts w:eastAsiaTheme="minorHAnsi" w:cs="Arial" w:hint="eastAsia"/>
                  <w:bCs/>
                  <w:szCs w:val="21"/>
                  <w:rPrChange w:id="299" w:author="Jason Huang" w:date="2026-04-07T10:29:00Z" w16du:dateUtc="2026-04-07T02:29:00Z">
                    <w:rPr>
                      <w:rFonts w:ascii="Arial" w:eastAsia="DengXian" w:hAnsi="Arial" w:cs="Arial" w:hint="eastAsia"/>
                      <w:b/>
                      <w:sz w:val="28"/>
                    </w:rPr>
                  </w:rPrChange>
                </w:rPr>
                <w:t>以热力图、列表或仪表盘形式可视化展示受影响节点及其风险等级</w:t>
              </w:r>
            </w:ins>
          </w:p>
        </w:tc>
      </w:tr>
    </w:tbl>
    <w:p w14:paraId="021D4D0A" w14:textId="77777777" w:rsidR="00D07EA8" w:rsidRDefault="00D07EA8" w:rsidP="009F3073">
      <w:pPr>
        <w:pPrChange w:id="300" w:author="Haibin HB18 Li" w:date="2026-04-07T16:27:00Z" w16du:dateUtc="2026-04-07T08:27:00Z">
          <w:pPr>
            <w:spacing w:before="260" w:after="120" w:line="288" w:lineRule="auto"/>
            <w:outlineLvl w:val="3"/>
          </w:pPr>
        </w:pPrChange>
      </w:pPr>
    </w:p>
    <w:p w14:paraId="58C3B17E" w14:textId="1049F41C" w:rsidR="00474C43" w:rsidRDefault="0059427E" w:rsidP="009F3073">
      <w:pPr>
        <w:pStyle w:val="3"/>
        <w:rPr>
          <w:rFonts w:hint="eastAsia"/>
        </w:rPr>
        <w:pPrChange w:id="301" w:author="Haibin HB18 Li" w:date="2026-04-07T16:27:00Z" w16du:dateUtc="2026-04-07T08:27:00Z">
          <w:pPr>
            <w:spacing w:before="260" w:after="120" w:line="288" w:lineRule="auto"/>
            <w:outlineLvl w:val="3"/>
          </w:pPr>
        </w:pPrChange>
      </w:pPr>
      <w:del w:id="302" w:author="Jason Huang" w:date="2026-04-07T10:24:00Z" w16du:dateUtc="2026-04-07T02:24:00Z">
        <w:r w:rsidDel="00680077">
          <w:delText>风险预警</w:delText>
        </w:r>
      </w:del>
      <w:ins w:id="303" w:author="Jason Huang" w:date="2026-04-07T10:24:00Z" w16du:dateUtc="2026-04-07T02:24:00Z">
        <w:r w:rsidR="00680077">
          <w:rPr>
            <w:rFonts w:hint="eastAsia"/>
          </w:rPr>
          <w:t>传导分析</w:t>
        </w:r>
      </w:ins>
      <w:r>
        <w:t>子流程</w:t>
      </w:r>
      <w:bookmarkEnd w:id="152"/>
    </w:p>
    <w:p w14:paraId="58C3B17F" w14:textId="4AAD4B54" w:rsidR="00474C43" w:rsidDel="00680077" w:rsidRDefault="0059427E" w:rsidP="00980F6C">
      <w:pPr>
        <w:numPr>
          <w:ilvl w:val="0"/>
          <w:numId w:val="30"/>
        </w:numPr>
        <w:spacing w:before="120" w:after="120" w:line="288" w:lineRule="auto"/>
        <w:rPr>
          <w:del w:id="304" w:author="Jason Huang" w:date="2026-04-07T10:23:00Z" w16du:dateUtc="2026-04-07T02:23:00Z"/>
          <w:rFonts w:hint="eastAsia"/>
        </w:rPr>
      </w:pPr>
      <w:del w:id="305" w:author="Jason Huang" w:date="2026-04-07T10:23:00Z" w16du:dateUtc="2026-04-07T02:23:00Z">
        <w:r w:rsidDel="00680077">
          <w:rPr>
            <w:rFonts w:ascii="Arial" w:eastAsia="DengXian" w:hAnsi="Arial" w:cs="Arial"/>
          </w:rPr>
          <w:delText>触发条件：风险数据经分析后，达到预设风险阈值的</w:delText>
        </w:r>
        <w:r w:rsidDel="00680077">
          <w:rPr>
            <w:rFonts w:ascii="Arial" w:eastAsia="DengXian" w:hAnsi="Arial" w:cs="Arial"/>
          </w:rPr>
          <w:delText>80%</w:delText>
        </w:r>
        <w:r w:rsidDel="00680077">
          <w:rPr>
            <w:rFonts w:ascii="Arial" w:eastAsia="DengXian" w:hAnsi="Arial" w:cs="Arial"/>
          </w:rPr>
          <w:delText>（黄灯预警）或突破阈值（红灯预警），或人工手动触发预警。</w:delText>
        </w:r>
      </w:del>
    </w:p>
    <w:p w14:paraId="58C3B180" w14:textId="5740CE4A" w:rsidR="00474C43" w:rsidDel="00680077" w:rsidRDefault="0059427E" w:rsidP="00980F6C">
      <w:pPr>
        <w:numPr>
          <w:ilvl w:val="0"/>
          <w:numId w:val="31"/>
        </w:numPr>
        <w:spacing w:before="120" w:after="120" w:line="288" w:lineRule="auto"/>
        <w:rPr>
          <w:del w:id="306" w:author="Jason Huang" w:date="2026-04-07T10:23:00Z" w16du:dateUtc="2026-04-07T02:23:00Z"/>
          <w:rFonts w:hint="eastAsia"/>
        </w:rPr>
      </w:pPr>
      <w:del w:id="307" w:author="Jason Huang" w:date="2026-04-07T10:23:00Z" w16du:dateUtc="2026-04-07T02:23:00Z">
        <w:r w:rsidDel="00680077">
          <w:rPr>
            <w:rFonts w:ascii="Arial" w:eastAsia="DengXian" w:hAnsi="Arial" w:cs="Arial"/>
          </w:rPr>
          <w:delText>预警分级：根据风险等级（红</w:delText>
        </w:r>
        <w:r w:rsidDel="00680077">
          <w:rPr>
            <w:rFonts w:ascii="Arial" w:eastAsia="DengXian" w:hAnsi="Arial" w:cs="Arial"/>
          </w:rPr>
          <w:delText>/</w:delText>
        </w:r>
        <w:r w:rsidDel="00680077">
          <w:rPr>
            <w:rFonts w:ascii="Arial" w:eastAsia="DengXian" w:hAnsi="Arial" w:cs="Arial"/>
          </w:rPr>
          <w:delText>橙</w:delText>
        </w:r>
        <w:r w:rsidDel="00680077">
          <w:rPr>
            <w:rFonts w:ascii="Arial" w:eastAsia="DengXian" w:hAnsi="Arial" w:cs="Arial"/>
          </w:rPr>
          <w:delText>/</w:delText>
        </w:r>
        <w:r w:rsidDel="00680077">
          <w:rPr>
            <w:rFonts w:ascii="Arial" w:eastAsia="DengXian" w:hAnsi="Arial" w:cs="Arial"/>
          </w:rPr>
          <w:delText>黄</w:delText>
        </w:r>
        <w:r w:rsidDel="00680077">
          <w:rPr>
            <w:rFonts w:ascii="Arial" w:eastAsia="DengXian" w:hAnsi="Arial" w:cs="Arial"/>
          </w:rPr>
          <w:delText>/</w:delText>
        </w:r>
        <w:r w:rsidDel="00680077">
          <w:rPr>
            <w:rFonts w:ascii="Arial" w:eastAsia="DengXian" w:hAnsi="Arial" w:cs="Arial"/>
          </w:rPr>
          <w:delText>蓝），对应不同推送优先级与升级规则。</w:delText>
        </w:r>
      </w:del>
    </w:p>
    <w:p w14:paraId="58C3B181" w14:textId="3C238D8F" w:rsidR="00474C43" w:rsidDel="00680077" w:rsidRDefault="0059427E" w:rsidP="00980F6C">
      <w:pPr>
        <w:numPr>
          <w:ilvl w:val="0"/>
          <w:numId w:val="32"/>
        </w:numPr>
        <w:spacing w:before="120" w:after="120" w:line="288" w:lineRule="auto"/>
        <w:rPr>
          <w:del w:id="308" w:author="Jason Huang" w:date="2026-04-07T10:23:00Z" w16du:dateUtc="2026-04-07T02:23:00Z"/>
          <w:rFonts w:hint="eastAsia"/>
        </w:rPr>
      </w:pPr>
      <w:del w:id="309" w:author="Jason Huang" w:date="2026-04-07T10:23:00Z" w16du:dateUtc="2026-04-07T02:23:00Z">
        <w:r w:rsidDel="00680077">
          <w:rPr>
            <w:rFonts w:ascii="Arial" w:eastAsia="DengXian" w:hAnsi="Arial" w:cs="Arial"/>
          </w:rPr>
          <w:delText>推送渠道：系统站内信、企业微信</w:delText>
        </w:r>
        <w:r w:rsidDel="00680077">
          <w:rPr>
            <w:rFonts w:ascii="Arial" w:eastAsia="DengXian" w:hAnsi="Arial" w:cs="Arial"/>
          </w:rPr>
          <w:delText>/</w:delText>
        </w:r>
        <w:r w:rsidDel="00680077">
          <w:rPr>
            <w:rFonts w:ascii="Arial" w:eastAsia="DengXian" w:hAnsi="Arial" w:cs="Arial"/>
          </w:rPr>
          <w:delText>钉钉</w:delText>
        </w:r>
        <w:r w:rsidDel="00680077">
          <w:rPr>
            <w:rFonts w:ascii="Arial" w:eastAsia="DengXian" w:hAnsi="Arial" w:cs="Arial"/>
          </w:rPr>
          <w:delText>/</w:delText>
        </w:r>
        <w:r w:rsidDel="00680077">
          <w:rPr>
            <w:rFonts w:ascii="Arial" w:eastAsia="DengXian" w:hAnsi="Arial" w:cs="Arial"/>
          </w:rPr>
          <w:delText>飞书、短信、邮件，按用户角色配置推送渠道。</w:delText>
        </w:r>
      </w:del>
    </w:p>
    <w:p w14:paraId="58C3B182" w14:textId="6AB09B3A" w:rsidR="00474C43" w:rsidDel="00680077" w:rsidRDefault="0059427E" w:rsidP="00980F6C">
      <w:pPr>
        <w:numPr>
          <w:ilvl w:val="0"/>
          <w:numId w:val="33"/>
        </w:numPr>
        <w:spacing w:before="120" w:after="120" w:line="288" w:lineRule="auto"/>
        <w:rPr>
          <w:del w:id="310" w:author="Jason Huang" w:date="2026-04-07T10:23:00Z" w16du:dateUtc="2026-04-07T02:23:00Z"/>
          <w:rFonts w:hint="eastAsia"/>
        </w:rPr>
      </w:pPr>
      <w:del w:id="311" w:author="Jason Huang" w:date="2026-04-07T10:23:00Z" w16du:dateUtc="2026-04-07T02:23:00Z">
        <w:r w:rsidDel="00680077">
          <w:rPr>
            <w:rFonts w:ascii="Arial" w:eastAsia="DengXian" w:hAnsi="Arial" w:cs="Arial"/>
          </w:rPr>
          <w:delText>预警处理：风控专员接收预警，确认预警真实性，无需处置则标记</w:delText>
        </w:r>
        <w:r w:rsidDel="00680077">
          <w:rPr>
            <w:rFonts w:ascii="Arial" w:eastAsia="DengXian" w:hAnsi="Arial" w:cs="Arial"/>
          </w:rPr>
          <w:delText>“</w:delText>
        </w:r>
        <w:r w:rsidDel="00680077">
          <w:rPr>
            <w:rFonts w:ascii="Arial" w:eastAsia="DengXian" w:hAnsi="Arial" w:cs="Arial"/>
          </w:rPr>
          <w:delText>已忽略</w:delText>
        </w:r>
        <w:r w:rsidDel="00680077">
          <w:rPr>
            <w:rFonts w:ascii="Arial" w:eastAsia="DengXian" w:hAnsi="Arial" w:cs="Arial"/>
          </w:rPr>
          <w:delText>”</w:delText>
        </w:r>
        <w:r w:rsidDel="00680077">
          <w:rPr>
            <w:rFonts w:ascii="Arial" w:eastAsia="DengXian" w:hAnsi="Arial" w:cs="Arial"/>
          </w:rPr>
          <w:delText>，需处置则进入应对措施环节。</w:delText>
        </w:r>
      </w:del>
    </w:p>
    <w:p w14:paraId="58C3B183" w14:textId="738D95BE" w:rsidR="00474C43" w:rsidRPr="00F76E59" w:rsidDel="00F76E59" w:rsidRDefault="0059427E" w:rsidP="00980F6C">
      <w:pPr>
        <w:numPr>
          <w:ilvl w:val="0"/>
          <w:numId w:val="34"/>
        </w:numPr>
        <w:spacing w:before="120" w:after="120" w:line="288" w:lineRule="auto"/>
        <w:rPr>
          <w:del w:id="312" w:author="Jason Huang" w:date="2026-04-07T10:23:00Z" w16du:dateUtc="2026-04-07T02:23:00Z"/>
          <w:rPrChange w:id="313" w:author="Jason Huang" w:date="2026-04-07T10:25:00Z" w16du:dateUtc="2026-04-07T02:25:00Z">
            <w:rPr>
              <w:del w:id="314" w:author="Jason Huang" w:date="2026-04-07T10:23:00Z" w16du:dateUtc="2026-04-07T02:23:00Z"/>
              <w:rFonts w:ascii="Arial" w:eastAsia="DengXian" w:hAnsi="Arial" w:cs="Arial"/>
            </w:rPr>
          </w:rPrChange>
        </w:rPr>
      </w:pPr>
      <w:del w:id="315" w:author="Jason Huang" w:date="2026-04-07T10:23:00Z" w16du:dateUtc="2026-04-07T02:23:00Z">
        <w:r w:rsidDel="00680077">
          <w:rPr>
            <w:rFonts w:ascii="Arial" w:eastAsia="DengXian" w:hAnsi="Arial" w:cs="Arial"/>
          </w:rPr>
          <w:delText>预警升级：黄灯预警</w:delText>
        </w:r>
        <w:r w:rsidDel="00680077">
          <w:rPr>
            <w:rFonts w:ascii="Arial" w:eastAsia="DengXian" w:hAnsi="Arial" w:cs="Arial"/>
          </w:rPr>
          <w:delText>24</w:delText>
        </w:r>
        <w:r w:rsidDel="00680077">
          <w:rPr>
            <w:rFonts w:ascii="Arial" w:eastAsia="DengXian" w:hAnsi="Arial" w:cs="Arial"/>
          </w:rPr>
          <w:delText>小时未处理、橙灯预警</w:delText>
        </w:r>
        <w:r w:rsidDel="00680077">
          <w:rPr>
            <w:rFonts w:ascii="Arial" w:eastAsia="DengXian" w:hAnsi="Arial" w:cs="Arial"/>
          </w:rPr>
          <w:delText>12</w:delText>
        </w:r>
        <w:r w:rsidDel="00680077">
          <w:rPr>
            <w:rFonts w:ascii="Arial" w:eastAsia="DengXian" w:hAnsi="Arial" w:cs="Arial"/>
          </w:rPr>
          <w:delText>小时未处理、红灯预警</w:delText>
        </w:r>
        <w:r w:rsidDel="00680077">
          <w:rPr>
            <w:rFonts w:ascii="Arial" w:eastAsia="DengXian" w:hAnsi="Arial" w:cs="Arial"/>
          </w:rPr>
          <w:delText>4</w:delText>
        </w:r>
        <w:r w:rsidDel="00680077">
          <w:rPr>
            <w:rFonts w:ascii="Arial" w:eastAsia="DengXian" w:hAnsi="Arial" w:cs="Arial"/>
          </w:rPr>
          <w:delText>小时未处理，自动升级至直属上级，直至供应链总监。</w:delText>
        </w:r>
      </w:del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817"/>
        <w:gridCol w:w="2257"/>
        <w:gridCol w:w="8206"/>
      </w:tblGrid>
      <w:tr w:rsidR="00F76E59" w:rsidRPr="00F76E59" w14:paraId="54F3B2A1" w14:textId="77777777" w:rsidTr="00F76E59">
        <w:trPr>
          <w:ins w:id="316" w:author="Jason Huang" w:date="2026-04-07T10:25:00Z"/>
        </w:trPr>
        <w:tc>
          <w:tcPr>
            <w:tcW w:w="817" w:type="dxa"/>
            <w:hideMark/>
          </w:tcPr>
          <w:p w14:paraId="32FBF6F0" w14:textId="77777777" w:rsidR="00F76E59" w:rsidRPr="00F76E59" w:rsidRDefault="00F76E59" w:rsidP="00F76E59">
            <w:pPr>
              <w:spacing w:before="120" w:after="120" w:line="288" w:lineRule="auto"/>
              <w:rPr>
                <w:ins w:id="317" w:author="Jason Huang" w:date="2026-04-07T10:25:00Z"/>
                <w:rFonts w:hint="eastAsia"/>
              </w:rPr>
            </w:pPr>
            <w:ins w:id="318" w:author="Jason Huang" w:date="2026-04-07T10:25:00Z">
              <w:r w:rsidRPr="00F76E59">
                <w:t>编号</w:t>
              </w:r>
            </w:ins>
          </w:p>
        </w:tc>
        <w:tc>
          <w:tcPr>
            <w:tcW w:w="2257" w:type="dxa"/>
            <w:hideMark/>
          </w:tcPr>
          <w:p w14:paraId="073D1900" w14:textId="77777777" w:rsidR="00F76E59" w:rsidRPr="00F76E59" w:rsidRDefault="00F76E59" w:rsidP="00F76E59">
            <w:pPr>
              <w:spacing w:before="120" w:after="120" w:line="288" w:lineRule="auto"/>
              <w:rPr>
                <w:ins w:id="319" w:author="Jason Huang" w:date="2026-04-07T10:25:00Z"/>
                <w:rFonts w:hint="eastAsia"/>
              </w:rPr>
            </w:pPr>
            <w:ins w:id="320" w:author="Jason Huang" w:date="2026-04-07T10:25:00Z">
              <w:r w:rsidRPr="00F76E59">
                <w:t>子流程</w:t>
              </w:r>
            </w:ins>
          </w:p>
        </w:tc>
        <w:tc>
          <w:tcPr>
            <w:tcW w:w="0" w:type="auto"/>
            <w:hideMark/>
          </w:tcPr>
          <w:p w14:paraId="4DF4D73C" w14:textId="77777777" w:rsidR="00F76E59" w:rsidRPr="00F76E59" w:rsidRDefault="00F76E59" w:rsidP="00F76E59">
            <w:pPr>
              <w:spacing w:before="120" w:after="120" w:line="288" w:lineRule="auto"/>
              <w:rPr>
                <w:ins w:id="321" w:author="Jason Huang" w:date="2026-04-07T10:25:00Z"/>
                <w:rFonts w:hint="eastAsia"/>
              </w:rPr>
            </w:pPr>
            <w:ins w:id="322" w:author="Jason Huang" w:date="2026-04-07T10:25:00Z">
              <w:r w:rsidRPr="00F76E59">
                <w:t>核心产出 / 说明</w:t>
              </w:r>
            </w:ins>
          </w:p>
        </w:tc>
      </w:tr>
      <w:tr w:rsidR="00F76E59" w:rsidRPr="00F76E59" w14:paraId="7E19AE66" w14:textId="77777777" w:rsidTr="00F76E59">
        <w:trPr>
          <w:ins w:id="323" w:author="Jason Huang" w:date="2026-04-07T10:25:00Z"/>
        </w:trPr>
        <w:tc>
          <w:tcPr>
            <w:tcW w:w="817" w:type="dxa"/>
            <w:hideMark/>
          </w:tcPr>
          <w:p w14:paraId="143D8320" w14:textId="77777777" w:rsidR="00F76E59" w:rsidRPr="00F76E59" w:rsidRDefault="00F76E59" w:rsidP="00F76E59">
            <w:pPr>
              <w:spacing w:before="120" w:after="120" w:line="288" w:lineRule="auto"/>
              <w:rPr>
                <w:ins w:id="324" w:author="Jason Huang" w:date="2026-04-07T10:25:00Z"/>
                <w:rFonts w:hint="eastAsia"/>
              </w:rPr>
            </w:pPr>
            <w:ins w:id="325" w:author="Jason Huang" w:date="2026-04-07T10:25:00Z">
              <w:r w:rsidRPr="00F76E59">
                <w:t>2.1</w:t>
              </w:r>
            </w:ins>
          </w:p>
        </w:tc>
        <w:tc>
          <w:tcPr>
            <w:tcW w:w="2257" w:type="dxa"/>
            <w:hideMark/>
          </w:tcPr>
          <w:p w14:paraId="16DC2DEE" w14:textId="77777777" w:rsidR="00F76E59" w:rsidRPr="00F76E59" w:rsidRDefault="00F76E59" w:rsidP="00F76E59">
            <w:pPr>
              <w:spacing w:before="120" w:after="120" w:line="288" w:lineRule="auto"/>
              <w:rPr>
                <w:ins w:id="326" w:author="Jason Huang" w:date="2026-04-07T10:25:00Z"/>
                <w:rFonts w:hint="eastAsia"/>
              </w:rPr>
            </w:pPr>
            <w:ins w:id="327" w:author="Jason Huang" w:date="2026-04-07T10:25:00Z">
              <w:r w:rsidRPr="00F76E59">
                <w:t>建立多层关联关系</w:t>
              </w:r>
            </w:ins>
          </w:p>
        </w:tc>
        <w:tc>
          <w:tcPr>
            <w:tcW w:w="0" w:type="auto"/>
            <w:hideMark/>
          </w:tcPr>
          <w:p w14:paraId="17DACBFF" w14:textId="77777777" w:rsidR="00F76E59" w:rsidRPr="00F76E59" w:rsidRDefault="00F76E59" w:rsidP="00F76E59">
            <w:pPr>
              <w:spacing w:before="120" w:after="120" w:line="288" w:lineRule="auto"/>
              <w:rPr>
                <w:ins w:id="328" w:author="Jason Huang" w:date="2026-04-07T10:25:00Z"/>
                <w:rFonts w:hint="eastAsia"/>
              </w:rPr>
            </w:pPr>
            <w:ins w:id="329" w:author="Jason Huang" w:date="2026-04-07T10:25:00Z">
              <w:r w:rsidRPr="00F76E59">
                <w:t>建立物料→半成品→成品→工厂→仓库→渠道→客户的多层供应链网络映射</w:t>
              </w:r>
            </w:ins>
          </w:p>
        </w:tc>
      </w:tr>
      <w:tr w:rsidR="00F76E59" w:rsidRPr="00F76E59" w14:paraId="5C168943" w14:textId="77777777" w:rsidTr="00F76E59">
        <w:trPr>
          <w:ins w:id="330" w:author="Jason Huang" w:date="2026-04-07T10:25:00Z"/>
        </w:trPr>
        <w:tc>
          <w:tcPr>
            <w:tcW w:w="817" w:type="dxa"/>
            <w:hideMark/>
          </w:tcPr>
          <w:p w14:paraId="41F79A96" w14:textId="77777777" w:rsidR="00F76E59" w:rsidRPr="00F76E59" w:rsidRDefault="00F76E59" w:rsidP="00F76E59">
            <w:pPr>
              <w:spacing w:before="120" w:after="120" w:line="288" w:lineRule="auto"/>
              <w:rPr>
                <w:ins w:id="331" w:author="Jason Huang" w:date="2026-04-07T10:25:00Z"/>
                <w:rFonts w:hint="eastAsia"/>
              </w:rPr>
            </w:pPr>
            <w:ins w:id="332" w:author="Jason Huang" w:date="2026-04-07T10:25:00Z">
              <w:r w:rsidRPr="00F76E59">
                <w:t>2.2</w:t>
              </w:r>
            </w:ins>
          </w:p>
        </w:tc>
        <w:tc>
          <w:tcPr>
            <w:tcW w:w="2257" w:type="dxa"/>
            <w:hideMark/>
          </w:tcPr>
          <w:p w14:paraId="52F25744" w14:textId="77777777" w:rsidR="00F76E59" w:rsidRPr="00F76E59" w:rsidRDefault="00F76E59" w:rsidP="00F76E59">
            <w:pPr>
              <w:spacing w:before="120" w:after="120" w:line="288" w:lineRule="auto"/>
              <w:rPr>
                <w:ins w:id="333" w:author="Jason Huang" w:date="2026-04-07T10:25:00Z"/>
                <w:rFonts w:hint="eastAsia"/>
              </w:rPr>
            </w:pPr>
            <w:ins w:id="334" w:author="Jason Huang" w:date="2026-04-07T10:25:00Z">
              <w:r w:rsidRPr="00F76E59">
                <w:t>确定关键依赖与瓶颈节点</w:t>
              </w:r>
            </w:ins>
          </w:p>
        </w:tc>
        <w:tc>
          <w:tcPr>
            <w:tcW w:w="0" w:type="auto"/>
            <w:hideMark/>
          </w:tcPr>
          <w:p w14:paraId="360A9F53" w14:textId="77777777" w:rsidR="00F76E59" w:rsidRPr="00F76E59" w:rsidRDefault="00F76E59" w:rsidP="00F76E59">
            <w:pPr>
              <w:spacing w:before="120" w:after="120" w:line="288" w:lineRule="auto"/>
              <w:rPr>
                <w:ins w:id="335" w:author="Jason Huang" w:date="2026-04-07T10:25:00Z"/>
                <w:rFonts w:hint="eastAsia"/>
              </w:rPr>
            </w:pPr>
            <w:ins w:id="336" w:author="Jason Huang" w:date="2026-04-07T10:25:00Z">
              <w:r w:rsidRPr="00F76E59">
                <w:t>识别单点依赖（唯一供应商、单一工厂）、长前置时间节点、低安全库存节点</w:t>
              </w:r>
            </w:ins>
          </w:p>
        </w:tc>
      </w:tr>
      <w:tr w:rsidR="00F76E59" w:rsidRPr="00F76E59" w14:paraId="22565D35" w14:textId="77777777" w:rsidTr="00F76E59">
        <w:trPr>
          <w:ins w:id="337" w:author="Jason Huang" w:date="2026-04-07T10:25:00Z"/>
        </w:trPr>
        <w:tc>
          <w:tcPr>
            <w:tcW w:w="817" w:type="dxa"/>
            <w:hideMark/>
          </w:tcPr>
          <w:p w14:paraId="1948D117" w14:textId="77777777" w:rsidR="00F76E59" w:rsidRPr="00F76E59" w:rsidRDefault="00F76E59" w:rsidP="00F76E59">
            <w:pPr>
              <w:spacing w:before="120" w:after="120" w:line="288" w:lineRule="auto"/>
              <w:rPr>
                <w:ins w:id="338" w:author="Jason Huang" w:date="2026-04-07T10:25:00Z"/>
                <w:rFonts w:hint="eastAsia"/>
              </w:rPr>
            </w:pPr>
            <w:ins w:id="339" w:author="Jason Huang" w:date="2026-04-07T10:25:00Z">
              <w:r w:rsidRPr="00F76E59">
                <w:t>2.3</w:t>
              </w:r>
            </w:ins>
          </w:p>
        </w:tc>
        <w:tc>
          <w:tcPr>
            <w:tcW w:w="2257" w:type="dxa"/>
            <w:hideMark/>
          </w:tcPr>
          <w:p w14:paraId="198A0E7D" w14:textId="77777777" w:rsidR="00F76E59" w:rsidRPr="00F76E59" w:rsidRDefault="00F76E59" w:rsidP="00F76E59">
            <w:pPr>
              <w:spacing w:before="120" w:after="120" w:line="288" w:lineRule="auto"/>
              <w:rPr>
                <w:ins w:id="340" w:author="Jason Huang" w:date="2026-04-07T10:25:00Z"/>
                <w:rFonts w:hint="eastAsia"/>
              </w:rPr>
            </w:pPr>
            <w:ins w:id="341" w:author="Jason Huang" w:date="2026-04-07T10:25:00Z">
              <w:r w:rsidRPr="00F76E59">
                <w:t>设定传导规则与参数</w:t>
              </w:r>
            </w:ins>
          </w:p>
        </w:tc>
        <w:tc>
          <w:tcPr>
            <w:tcW w:w="0" w:type="auto"/>
            <w:hideMark/>
          </w:tcPr>
          <w:p w14:paraId="605A8E8D" w14:textId="77777777" w:rsidR="00F76E59" w:rsidRPr="00F76E59" w:rsidRDefault="00F76E59" w:rsidP="00F76E59">
            <w:pPr>
              <w:spacing w:before="120" w:after="120" w:line="288" w:lineRule="auto"/>
              <w:rPr>
                <w:ins w:id="342" w:author="Jason Huang" w:date="2026-04-07T10:25:00Z"/>
                <w:rFonts w:hint="eastAsia"/>
              </w:rPr>
            </w:pPr>
            <w:ins w:id="343" w:author="Jason Huang" w:date="2026-04-07T10:25:00Z">
              <w:r w:rsidRPr="00F76E59">
                <w:t>定义事件如何转化为影响，如：节点中断→上游缺料→生产延迟→下游缺货→收入损失</w:t>
              </w:r>
            </w:ins>
          </w:p>
        </w:tc>
      </w:tr>
      <w:tr w:rsidR="00F76E59" w:rsidRPr="00F76E59" w14:paraId="6020ADD1" w14:textId="77777777" w:rsidTr="00F76E59">
        <w:trPr>
          <w:ins w:id="344" w:author="Jason Huang" w:date="2026-04-07T10:25:00Z"/>
        </w:trPr>
        <w:tc>
          <w:tcPr>
            <w:tcW w:w="817" w:type="dxa"/>
            <w:hideMark/>
          </w:tcPr>
          <w:p w14:paraId="76DAD5FF" w14:textId="77777777" w:rsidR="00F76E59" w:rsidRPr="00F76E59" w:rsidRDefault="00F76E59" w:rsidP="00F76E59">
            <w:pPr>
              <w:spacing w:before="120" w:after="120" w:line="288" w:lineRule="auto"/>
              <w:rPr>
                <w:ins w:id="345" w:author="Jason Huang" w:date="2026-04-07T10:25:00Z"/>
                <w:rFonts w:hint="eastAsia"/>
              </w:rPr>
            </w:pPr>
            <w:ins w:id="346" w:author="Jason Huang" w:date="2026-04-07T10:25:00Z">
              <w:r w:rsidRPr="00F76E59">
                <w:t>2.4</w:t>
              </w:r>
            </w:ins>
          </w:p>
        </w:tc>
        <w:tc>
          <w:tcPr>
            <w:tcW w:w="2257" w:type="dxa"/>
            <w:hideMark/>
          </w:tcPr>
          <w:p w14:paraId="44509631" w14:textId="77777777" w:rsidR="00F76E59" w:rsidRPr="00F76E59" w:rsidRDefault="00F76E59" w:rsidP="00F76E59">
            <w:pPr>
              <w:spacing w:before="120" w:after="120" w:line="288" w:lineRule="auto"/>
              <w:rPr>
                <w:ins w:id="347" w:author="Jason Huang" w:date="2026-04-07T10:25:00Z"/>
                <w:rFonts w:hint="eastAsia"/>
              </w:rPr>
            </w:pPr>
            <w:ins w:id="348" w:author="Jason Huang" w:date="2026-04-07T10:25:00Z">
              <w:r w:rsidRPr="00F76E59">
                <w:t>输入外部事件参数</w:t>
              </w:r>
            </w:ins>
          </w:p>
        </w:tc>
        <w:tc>
          <w:tcPr>
            <w:tcW w:w="0" w:type="auto"/>
            <w:hideMark/>
          </w:tcPr>
          <w:p w14:paraId="629EA7B2" w14:textId="77777777" w:rsidR="00F76E59" w:rsidRPr="00F76E59" w:rsidRDefault="00F76E59" w:rsidP="00F76E59">
            <w:pPr>
              <w:spacing w:before="120" w:after="120" w:line="288" w:lineRule="auto"/>
              <w:rPr>
                <w:ins w:id="349" w:author="Jason Huang" w:date="2026-04-07T10:25:00Z"/>
                <w:rFonts w:hint="eastAsia"/>
              </w:rPr>
            </w:pPr>
            <w:ins w:id="350" w:author="Jason Huang" w:date="2026-04-07T10:25:00Z">
              <w:r w:rsidRPr="00F76E59">
                <w:t>输入事件的关键参数：持续时间、中断程度（如产能损失百分比）、恢复曲线假设</w:t>
              </w:r>
            </w:ins>
          </w:p>
        </w:tc>
      </w:tr>
      <w:tr w:rsidR="00F76E59" w:rsidRPr="00F76E59" w14:paraId="502F90B3" w14:textId="77777777" w:rsidTr="00F76E59">
        <w:trPr>
          <w:ins w:id="351" w:author="Jason Huang" w:date="2026-04-07T10:25:00Z"/>
        </w:trPr>
        <w:tc>
          <w:tcPr>
            <w:tcW w:w="817" w:type="dxa"/>
            <w:hideMark/>
          </w:tcPr>
          <w:p w14:paraId="024CB03C" w14:textId="77777777" w:rsidR="00F76E59" w:rsidRPr="00F76E59" w:rsidRDefault="00F76E59" w:rsidP="00F76E59">
            <w:pPr>
              <w:spacing w:before="120" w:after="120" w:line="288" w:lineRule="auto"/>
              <w:rPr>
                <w:ins w:id="352" w:author="Jason Huang" w:date="2026-04-07T10:25:00Z"/>
                <w:rFonts w:hint="eastAsia"/>
              </w:rPr>
            </w:pPr>
            <w:ins w:id="353" w:author="Jason Huang" w:date="2026-04-07T10:25:00Z">
              <w:r w:rsidRPr="00F76E59">
                <w:t>2.5</w:t>
              </w:r>
            </w:ins>
          </w:p>
        </w:tc>
        <w:tc>
          <w:tcPr>
            <w:tcW w:w="2257" w:type="dxa"/>
            <w:hideMark/>
          </w:tcPr>
          <w:p w14:paraId="53119462" w14:textId="77777777" w:rsidR="00F76E59" w:rsidRPr="00F76E59" w:rsidRDefault="00F76E59" w:rsidP="00F76E59">
            <w:pPr>
              <w:spacing w:before="120" w:after="120" w:line="288" w:lineRule="auto"/>
              <w:rPr>
                <w:ins w:id="354" w:author="Jason Huang" w:date="2026-04-07T10:25:00Z"/>
                <w:rFonts w:hint="eastAsia"/>
              </w:rPr>
            </w:pPr>
            <w:ins w:id="355" w:author="Jason Huang" w:date="2026-04-07T10:25:00Z">
              <w:r w:rsidRPr="00F76E59">
                <w:t>模拟传导计算</w:t>
              </w:r>
            </w:ins>
          </w:p>
        </w:tc>
        <w:tc>
          <w:tcPr>
            <w:tcW w:w="0" w:type="auto"/>
            <w:hideMark/>
          </w:tcPr>
          <w:p w14:paraId="64766259" w14:textId="77777777" w:rsidR="00F76E59" w:rsidRPr="00F76E59" w:rsidRDefault="00F76E59" w:rsidP="00F76E59">
            <w:pPr>
              <w:spacing w:before="120" w:after="120" w:line="288" w:lineRule="auto"/>
              <w:rPr>
                <w:ins w:id="356" w:author="Jason Huang" w:date="2026-04-07T10:25:00Z"/>
                <w:rFonts w:hint="eastAsia"/>
              </w:rPr>
            </w:pPr>
            <w:ins w:id="357" w:author="Jason Huang" w:date="2026-04-07T10:25:00Z">
              <w:r w:rsidRPr="00F76E59">
                <w:t>逐层计算：受影响节点→上游短缺→生产延迟→库存消耗→下游缺货→财务损失</w:t>
              </w:r>
            </w:ins>
          </w:p>
        </w:tc>
      </w:tr>
      <w:tr w:rsidR="00F76E59" w:rsidRPr="00F76E59" w14:paraId="07C0C61E" w14:textId="77777777" w:rsidTr="00F76E59">
        <w:trPr>
          <w:ins w:id="358" w:author="Jason Huang" w:date="2026-04-07T10:25:00Z"/>
        </w:trPr>
        <w:tc>
          <w:tcPr>
            <w:tcW w:w="817" w:type="dxa"/>
            <w:hideMark/>
          </w:tcPr>
          <w:p w14:paraId="3C62A764" w14:textId="77777777" w:rsidR="00F76E59" w:rsidRPr="00F76E59" w:rsidRDefault="00F76E59" w:rsidP="00F76E59">
            <w:pPr>
              <w:spacing w:before="120" w:after="120" w:line="288" w:lineRule="auto"/>
              <w:rPr>
                <w:ins w:id="359" w:author="Jason Huang" w:date="2026-04-07T10:25:00Z"/>
                <w:rFonts w:hint="eastAsia"/>
              </w:rPr>
            </w:pPr>
            <w:ins w:id="360" w:author="Jason Huang" w:date="2026-04-07T10:25:00Z">
              <w:r w:rsidRPr="00F76E59">
                <w:t>2.6</w:t>
              </w:r>
            </w:ins>
          </w:p>
        </w:tc>
        <w:tc>
          <w:tcPr>
            <w:tcW w:w="2257" w:type="dxa"/>
            <w:hideMark/>
          </w:tcPr>
          <w:p w14:paraId="2FBC6BD0" w14:textId="77777777" w:rsidR="00F76E59" w:rsidRPr="00F76E59" w:rsidRDefault="00F76E59" w:rsidP="00F76E59">
            <w:pPr>
              <w:spacing w:before="120" w:after="120" w:line="288" w:lineRule="auto"/>
              <w:rPr>
                <w:ins w:id="361" w:author="Jason Huang" w:date="2026-04-07T10:25:00Z"/>
                <w:rFonts w:hint="eastAsia"/>
              </w:rPr>
            </w:pPr>
            <w:ins w:id="362" w:author="Jason Huang" w:date="2026-04-07T10:25:00Z">
              <w:r w:rsidRPr="00F76E59">
                <w:t>输出业务指标</w:t>
              </w:r>
            </w:ins>
          </w:p>
        </w:tc>
        <w:tc>
          <w:tcPr>
            <w:tcW w:w="0" w:type="auto"/>
            <w:hideMark/>
          </w:tcPr>
          <w:p w14:paraId="6A80E526" w14:textId="77777777" w:rsidR="00F76E59" w:rsidRPr="00F76E59" w:rsidRDefault="00F76E59" w:rsidP="00F76E59">
            <w:pPr>
              <w:spacing w:before="120" w:after="120" w:line="288" w:lineRule="auto"/>
              <w:rPr>
                <w:ins w:id="363" w:author="Jason Huang" w:date="2026-04-07T10:25:00Z"/>
                <w:rFonts w:hint="eastAsia"/>
              </w:rPr>
            </w:pPr>
            <w:ins w:id="364" w:author="Jason Huang" w:date="2026-04-07T10:25:00Z">
              <w:r w:rsidRPr="00F76E59">
                <w:t>输出：缺货天数（按SKU/仓库）、成本增加额、收入损失、利润影响</w:t>
              </w:r>
            </w:ins>
          </w:p>
        </w:tc>
      </w:tr>
      <w:tr w:rsidR="00F76E59" w:rsidRPr="00F76E59" w14:paraId="6BAFED9F" w14:textId="77777777" w:rsidTr="00F76E59">
        <w:trPr>
          <w:ins w:id="365" w:author="Jason Huang" w:date="2026-04-07T10:25:00Z"/>
        </w:trPr>
        <w:tc>
          <w:tcPr>
            <w:tcW w:w="817" w:type="dxa"/>
            <w:hideMark/>
          </w:tcPr>
          <w:p w14:paraId="58410FA7" w14:textId="77777777" w:rsidR="00F76E59" w:rsidRPr="00F76E59" w:rsidRDefault="00F76E59" w:rsidP="00F76E59">
            <w:pPr>
              <w:spacing w:before="120" w:after="120" w:line="288" w:lineRule="auto"/>
              <w:rPr>
                <w:ins w:id="366" w:author="Jason Huang" w:date="2026-04-07T10:25:00Z"/>
                <w:rFonts w:hint="eastAsia"/>
              </w:rPr>
            </w:pPr>
            <w:ins w:id="367" w:author="Jason Huang" w:date="2026-04-07T10:25:00Z">
              <w:r w:rsidRPr="00F76E59">
                <w:t>2.7</w:t>
              </w:r>
            </w:ins>
          </w:p>
        </w:tc>
        <w:tc>
          <w:tcPr>
            <w:tcW w:w="2257" w:type="dxa"/>
            <w:hideMark/>
          </w:tcPr>
          <w:p w14:paraId="53024BB7" w14:textId="77777777" w:rsidR="00F76E59" w:rsidRPr="00F76E59" w:rsidRDefault="00F76E59" w:rsidP="00F76E59">
            <w:pPr>
              <w:spacing w:before="120" w:after="120" w:line="288" w:lineRule="auto"/>
              <w:rPr>
                <w:ins w:id="368" w:author="Jason Huang" w:date="2026-04-07T10:25:00Z"/>
                <w:rFonts w:hint="eastAsia"/>
              </w:rPr>
            </w:pPr>
            <w:ins w:id="369" w:author="Jason Huang" w:date="2026-04-07T10:25:00Z">
              <w:r w:rsidRPr="00F76E59">
                <w:t>多情景对比</w:t>
              </w:r>
            </w:ins>
          </w:p>
        </w:tc>
        <w:tc>
          <w:tcPr>
            <w:tcW w:w="0" w:type="auto"/>
            <w:hideMark/>
          </w:tcPr>
          <w:p w14:paraId="1A1F815A" w14:textId="77777777" w:rsidR="00F76E59" w:rsidRPr="00F76E59" w:rsidRDefault="00F76E59" w:rsidP="00F76E59">
            <w:pPr>
              <w:spacing w:before="120" w:after="120" w:line="288" w:lineRule="auto"/>
              <w:rPr>
                <w:ins w:id="370" w:author="Jason Huang" w:date="2026-04-07T10:25:00Z"/>
                <w:rFonts w:hint="eastAsia"/>
              </w:rPr>
            </w:pPr>
            <w:ins w:id="371" w:author="Jason Huang" w:date="2026-04-07T10:25:00Z">
              <w:r w:rsidRPr="00F76E59">
                <w:t>对比乐观/中性/悲观情景；对比是否启用备用方案（如备用供应商、替代物流路线）的差异</w:t>
              </w:r>
            </w:ins>
          </w:p>
        </w:tc>
      </w:tr>
    </w:tbl>
    <w:p w14:paraId="70E89EA8" w14:textId="77777777" w:rsidR="00F76E59" w:rsidRPr="00F76E59" w:rsidRDefault="00F76E59">
      <w:pPr>
        <w:spacing w:before="120" w:after="120" w:line="288" w:lineRule="auto"/>
        <w:rPr>
          <w:ins w:id="372" w:author="Jason Huang" w:date="2026-04-07T10:25:00Z" w16du:dateUtc="2026-04-07T02:25:00Z"/>
          <w:rFonts w:hint="eastAsia"/>
        </w:rPr>
        <w:pPrChange w:id="373" w:author="Jason Huang" w:date="2026-04-07T10:25:00Z" w16du:dateUtc="2026-04-07T02:25:00Z">
          <w:pPr>
            <w:numPr>
              <w:numId w:val="34"/>
            </w:numPr>
            <w:spacing w:before="120" w:after="120" w:line="288" w:lineRule="auto"/>
          </w:pPr>
        </w:pPrChange>
      </w:pPr>
    </w:p>
    <w:p w14:paraId="58C3B184" w14:textId="08014CF0" w:rsidR="00474C43" w:rsidRDefault="0059427E" w:rsidP="009F3073">
      <w:pPr>
        <w:pStyle w:val="3"/>
        <w:rPr>
          <w:rFonts w:hint="eastAsia"/>
        </w:rPr>
        <w:pPrChange w:id="374" w:author="Haibin HB18 Li" w:date="2026-04-07T16:28:00Z" w16du:dateUtc="2026-04-07T08:28:00Z">
          <w:pPr>
            <w:spacing w:before="260" w:after="120" w:line="288" w:lineRule="auto"/>
            <w:outlineLvl w:val="3"/>
          </w:pPr>
        </w:pPrChange>
      </w:pPr>
      <w:bookmarkStart w:id="375" w:name="heading_20"/>
      <w:del w:id="376" w:author="Jason Huang" w:date="2026-04-07T10:26:00Z" w16du:dateUtc="2026-04-07T02:26:00Z">
        <w:r w:rsidDel="00122966">
          <w:rPr>
            <w:rFonts w:hint="eastAsia"/>
          </w:rPr>
          <w:lastRenderedPageBreak/>
          <w:delText>任务闭环</w:delText>
        </w:r>
      </w:del>
      <w:ins w:id="377" w:author="Jason Huang" w:date="2026-04-07T10:26:00Z" w16du:dateUtc="2026-04-07T02:26:00Z">
        <w:r w:rsidR="00122966">
          <w:rPr>
            <w:rFonts w:hint="eastAsia"/>
          </w:rPr>
          <w:t>协同响应</w:t>
        </w:r>
      </w:ins>
      <w:r>
        <w:t>子流程</w:t>
      </w:r>
      <w:bookmarkEnd w:id="375"/>
    </w:p>
    <w:p w14:paraId="58C3B185" w14:textId="7CBFD019" w:rsidR="00474C43" w:rsidDel="00A56369" w:rsidRDefault="0059427E" w:rsidP="00980F6C">
      <w:pPr>
        <w:numPr>
          <w:ilvl w:val="0"/>
          <w:numId w:val="35"/>
        </w:numPr>
        <w:spacing w:before="120" w:after="120" w:line="288" w:lineRule="auto"/>
        <w:rPr>
          <w:del w:id="378" w:author="Jason Huang" w:date="2026-04-07T10:26:00Z" w16du:dateUtc="2026-04-07T02:26:00Z"/>
          <w:rFonts w:hint="eastAsia"/>
        </w:rPr>
      </w:pPr>
      <w:del w:id="379" w:author="Jason Huang" w:date="2026-04-07T10:26:00Z" w16du:dateUtc="2026-04-07T02:26:00Z">
        <w:r w:rsidDel="00A56369">
          <w:rPr>
            <w:rFonts w:ascii="Arial" w:eastAsia="DengXian" w:hAnsi="Arial" w:cs="Arial"/>
          </w:rPr>
          <w:delText>工单生成：应对方案审批通过后，系统按规则自动生成任务工单，或人工手动创建任务工单。</w:delText>
        </w:r>
      </w:del>
    </w:p>
    <w:p w14:paraId="58C3B186" w14:textId="2C668D32" w:rsidR="00474C43" w:rsidDel="00A56369" w:rsidRDefault="0059427E" w:rsidP="00980F6C">
      <w:pPr>
        <w:numPr>
          <w:ilvl w:val="0"/>
          <w:numId w:val="36"/>
        </w:numPr>
        <w:spacing w:before="120" w:after="120" w:line="288" w:lineRule="auto"/>
        <w:rPr>
          <w:del w:id="380" w:author="Jason Huang" w:date="2026-04-07T10:26:00Z" w16du:dateUtc="2026-04-07T02:26:00Z"/>
          <w:rFonts w:hint="eastAsia"/>
        </w:rPr>
      </w:pPr>
      <w:del w:id="381" w:author="Jason Huang" w:date="2026-04-07T10:26:00Z" w16du:dateUtc="2026-04-07T02:26:00Z">
        <w:r w:rsidDel="00A56369">
          <w:rPr>
            <w:rFonts w:ascii="Arial" w:eastAsia="DengXian" w:hAnsi="Arial" w:cs="Arial"/>
          </w:rPr>
          <w:delText>任务派单：系统根据角色、部门、职责自动分派责任人，支持手动调整、转派、协办、加签。</w:delText>
        </w:r>
      </w:del>
    </w:p>
    <w:p w14:paraId="58C3B187" w14:textId="39BA6095" w:rsidR="00474C43" w:rsidDel="00A56369" w:rsidRDefault="0059427E" w:rsidP="00980F6C">
      <w:pPr>
        <w:numPr>
          <w:ilvl w:val="0"/>
          <w:numId w:val="37"/>
        </w:numPr>
        <w:spacing w:before="120" w:after="120" w:line="288" w:lineRule="auto"/>
        <w:rPr>
          <w:del w:id="382" w:author="Jason Huang" w:date="2026-04-07T10:26:00Z" w16du:dateUtc="2026-04-07T02:26:00Z"/>
          <w:rFonts w:hint="eastAsia"/>
        </w:rPr>
      </w:pPr>
      <w:del w:id="383" w:author="Jason Huang" w:date="2026-04-07T10:26:00Z" w16du:dateUtc="2026-04-07T02:26:00Z">
        <w:r w:rsidDel="00A56369">
          <w:rPr>
            <w:rFonts w:ascii="Arial" w:eastAsia="DengXian" w:hAnsi="Arial" w:cs="Arial"/>
          </w:rPr>
          <w:delText>执行跟进：责任人接收任务，填写执行进度、上传执行记录与附件，系统实时同步进度。</w:delText>
        </w:r>
      </w:del>
    </w:p>
    <w:p w14:paraId="58C3B188" w14:textId="5015C3C6" w:rsidR="00474C43" w:rsidDel="00A56369" w:rsidRDefault="0059427E" w:rsidP="00980F6C">
      <w:pPr>
        <w:numPr>
          <w:ilvl w:val="0"/>
          <w:numId w:val="38"/>
        </w:numPr>
        <w:spacing w:before="120" w:after="120" w:line="288" w:lineRule="auto"/>
        <w:rPr>
          <w:del w:id="384" w:author="Jason Huang" w:date="2026-04-07T10:26:00Z" w16du:dateUtc="2026-04-07T02:26:00Z"/>
          <w:rFonts w:hint="eastAsia"/>
        </w:rPr>
      </w:pPr>
      <w:del w:id="385" w:author="Jason Huang" w:date="2026-04-07T10:26:00Z" w16du:dateUtc="2026-04-07T02:26:00Z">
        <w:r w:rsidDel="00A56369">
          <w:rPr>
            <w:rFonts w:ascii="Arial" w:eastAsia="DengXian" w:hAnsi="Arial" w:cs="Arial"/>
          </w:rPr>
          <w:delText>催办提醒：任务到期前</w:delText>
        </w:r>
        <w:r w:rsidDel="00A56369">
          <w:rPr>
            <w:rFonts w:ascii="Arial" w:eastAsia="DengXian" w:hAnsi="Arial" w:cs="Arial"/>
          </w:rPr>
          <w:delText>24</w:delText>
        </w:r>
        <w:r w:rsidDel="00A56369">
          <w:rPr>
            <w:rFonts w:ascii="Arial" w:eastAsia="DengXian" w:hAnsi="Arial" w:cs="Arial"/>
          </w:rPr>
          <w:delText>小时发送提醒，逾期后每</w:delText>
        </w:r>
        <w:r w:rsidDel="00A56369">
          <w:rPr>
            <w:rFonts w:ascii="Arial" w:eastAsia="DengXian" w:hAnsi="Arial" w:cs="Arial"/>
          </w:rPr>
          <w:delText>6</w:delText>
        </w:r>
        <w:r w:rsidDel="00A56369">
          <w:rPr>
            <w:rFonts w:ascii="Arial" w:eastAsia="DengXian" w:hAnsi="Arial" w:cs="Arial"/>
          </w:rPr>
          <w:delText>小时发送一次催办通知，同步至责任人与上级。</w:delText>
        </w:r>
      </w:del>
    </w:p>
    <w:p w14:paraId="58C3B189" w14:textId="382E45D3" w:rsidR="00474C43" w:rsidDel="00A56369" w:rsidRDefault="0059427E" w:rsidP="00980F6C">
      <w:pPr>
        <w:numPr>
          <w:ilvl w:val="0"/>
          <w:numId w:val="39"/>
        </w:numPr>
        <w:spacing w:before="120" w:after="120" w:line="288" w:lineRule="auto"/>
        <w:rPr>
          <w:del w:id="386" w:author="Jason Huang" w:date="2026-04-07T10:26:00Z" w16du:dateUtc="2026-04-07T02:26:00Z"/>
          <w:rFonts w:hint="eastAsia"/>
        </w:rPr>
      </w:pPr>
      <w:del w:id="387" w:author="Jason Huang" w:date="2026-04-07T10:26:00Z" w16du:dateUtc="2026-04-07T02:26:00Z">
        <w:r w:rsidDel="00A56369">
          <w:rPr>
            <w:rFonts w:ascii="Arial" w:eastAsia="DengXian" w:hAnsi="Arial" w:cs="Arial"/>
          </w:rPr>
          <w:delText>验收关闭：责任人完成任务后提交验收，验收人审核执行结果，审核通过则任务闭环；审核不通过则回退，重新执行。</w:delText>
        </w:r>
      </w:del>
    </w:p>
    <w:p w14:paraId="58C3B18A" w14:textId="552B6F22" w:rsidR="00474C43" w:rsidRPr="00A56369" w:rsidDel="00A56369" w:rsidRDefault="0059427E" w:rsidP="00980F6C">
      <w:pPr>
        <w:numPr>
          <w:ilvl w:val="0"/>
          <w:numId w:val="40"/>
        </w:numPr>
        <w:spacing w:before="120" w:after="120" w:line="288" w:lineRule="auto"/>
        <w:rPr>
          <w:del w:id="388" w:author="Jason Huang" w:date="2026-04-07T10:26:00Z" w16du:dateUtc="2026-04-07T02:26:00Z"/>
          <w:rPrChange w:id="389" w:author="Jason Huang" w:date="2026-04-07T10:26:00Z" w16du:dateUtc="2026-04-07T02:26:00Z">
            <w:rPr>
              <w:del w:id="390" w:author="Jason Huang" w:date="2026-04-07T10:26:00Z" w16du:dateUtc="2026-04-07T02:26:00Z"/>
              <w:rFonts w:ascii="Arial" w:eastAsia="DengXian" w:hAnsi="Arial" w:cs="Arial"/>
            </w:rPr>
          </w:rPrChange>
        </w:rPr>
      </w:pPr>
      <w:del w:id="391" w:author="Jason Huang" w:date="2026-04-07T10:26:00Z" w16du:dateUtc="2026-04-07T02:26:00Z">
        <w:r w:rsidDel="00A56369">
          <w:rPr>
            <w:rFonts w:ascii="Arial" w:eastAsia="DengXian" w:hAnsi="Arial" w:cs="Arial"/>
          </w:rPr>
          <w:delText>异常处理：任务执行过程中出现异常，责任人可提交异常申请，经审批后调整任务时限或重新制定应对方案。</w:delText>
        </w:r>
      </w:del>
    </w:p>
    <w:tbl>
      <w:tblPr>
        <w:tblStyle w:val="af0"/>
        <w:tblW w:w="11280" w:type="dxa"/>
        <w:tblLook w:val="04A0" w:firstRow="1" w:lastRow="0" w:firstColumn="1" w:lastColumn="0" w:noHBand="0" w:noVBand="1"/>
        <w:tblPrChange w:id="392" w:author="Jason Huang" w:date="2026-04-07T10:26:00Z" w16du:dateUtc="2026-04-07T02:26:00Z">
          <w:tblPr>
            <w:tblW w:w="11280" w:type="dxa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65"/>
        <w:gridCol w:w="2895"/>
        <w:gridCol w:w="7720"/>
        <w:tblGridChange w:id="393">
          <w:tblGrid>
            <w:gridCol w:w="324"/>
            <w:gridCol w:w="341"/>
            <w:gridCol w:w="336"/>
            <w:gridCol w:w="2559"/>
            <w:gridCol w:w="520"/>
            <w:gridCol w:w="7200"/>
            <w:gridCol w:w="324"/>
          </w:tblGrid>
        </w:tblGridChange>
      </w:tblGrid>
      <w:tr w:rsidR="00A56369" w:rsidRPr="00A56369" w14:paraId="23A849AD" w14:textId="77777777" w:rsidTr="00A56369">
        <w:trPr>
          <w:ins w:id="394" w:author="Jason Huang" w:date="2026-04-07T10:26:00Z"/>
          <w:trPrChange w:id="395" w:author="Jason Huang" w:date="2026-04-07T10:26:00Z" w16du:dateUtc="2026-04-07T02:26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396" w:author="Jason Huang" w:date="2026-04-07T10:26:00Z" w16du:dateUtc="2026-04-07T02:26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0D54D9D" w14:textId="77777777" w:rsidR="00A56369" w:rsidRPr="00A56369" w:rsidRDefault="00A56369" w:rsidP="00A56369">
            <w:pPr>
              <w:spacing w:before="120" w:after="120" w:line="288" w:lineRule="auto"/>
              <w:rPr>
                <w:ins w:id="397" w:author="Jason Huang" w:date="2026-04-07T10:26:00Z"/>
                <w:rFonts w:hint="eastAsia"/>
              </w:rPr>
            </w:pPr>
            <w:ins w:id="398" w:author="Jason Huang" w:date="2026-04-07T10:26:00Z">
              <w:r w:rsidRPr="00A56369">
                <w:t>编号</w:t>
              </w:r>
            </w:ins>
          </w:p>
        </w:tc>
        <w:tc>
          <w:tcPr>
            <w:tcW w:w="0" w:type="auto"/>
            <w:hideMark/>
            <w:tcPrChange w:id="399" w:author="Jason Huang" w:date="2026-04-07T10:26:00Z" w16du:dateUtc="2026-04-07T02:26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20F6DD8" w14:textId="77777777" w:rsidR="00A56369" w:rsidRPr="00A56369" w:rsidRDefault="00A56369" w:rsidP="00A56369">
            <w:pPr>
              <w:spacing w:before="120" w:after="120" w:line="288" w:lineRule="auto"/>
              <w:rPr>
                <w:ins w:id="400" w:author="Jason Huang" w:date="2026-04-07T10:26:00Z"/>
                <w:rFonts w:hint="eastAsia"/>
              </w:rPr>
            </w:pPr>
            <w:ins w:id="401" w:author="Jason Huang" w:date="2026-04-07T10:26:00Z">
              <w:r w:rsidRPr="00A56369">
                <w:t>子流程</w:t>
              </w:r>
            </w:ins>
          </w:p>
        </w:tc>
        <w:tc>
          <w:tcPr>
            <w:tcW w:w="0" w:type="auto"/>
            <w:hideMark/>
            <w:tcPrChange w:id="402" w:author="Jason Huang" w:date="2026-04-07T10:26:00Z" w16du:dateUtc="2026-04-07T02:26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4F5C58B" w14:textId="77777777" w:rsidR="00A56369" w:rsidRPr="00A56369" w:rsidRDefault="00A56369" w:rsidP="00A56369">
            <w:pPr>
              <w:spacing w:before="120" w:after="120" w:line="288" w:lineRule="auto"/>
              <w:rPr>
                <w:ins w:id="403" w:author="Jason Huang" w:date="2026-04-07T10:26:00Z"/>
                <w:rFonts w:hint="eastAsia"/>
              </w:rPr>
            </w:pPr>
            <w:ins w:id="404" w:author="Jason Huang" w:date="2026-04-07T10:26:00Z">
              <w:r w:rsidRPr="00A56369">
                <w:t>核心产出 / 说明</w:t>
              </w:r>
            </w:ins>
          </w:p>
        </w:tc>
      </w:tr>
      <w:tr w:rsidR="00A56369" w:rsidRPr="00A56369" w14:paraId="269FB6FB" w14:textId="77777777" w:rsidTr="00A56369">
        <w:trPr>
          <w:ins w:id="405" w:author="Jason Huang" w:date="2026-04-07T10:26:00Z"/>
          <w:trPrChange w:id="406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07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A1F4612" w14:textId="77777777" w:rsidR="00A56369" w:rsidRPr="00A56369" w:rsidRDefault="00A56369" w:rsidP="00A56369">
            <w:pPr>
              <w:spacing w:before="120" w:after="120" w:line="288" w:lineRule="auto"/>
              <w:rPr>
                <w:ins w:id="408" w:author="Jason Huang" w:date="2026-04-07T10:26:00Z"/>
                <w:rFonts w:hint="eastAsia"/>
              </w:rPr>
            </w:pPr>
            <w:ins w:id="409" w:author="Jason Huang" w:date="2026-04-07T10:26:00Z">
              <w:r w:rsidRPr="00A56369">
                <w:t>3.1</w:t>
              </w:r>
            </w:ins>
          </w:p>
        </w:tc>
        <w:tc>
          <w:tcPr>
            <w:tcW w:w="0" w:type="auto"/>
            <w:hideMark/>
            <w:tcPrChange w:id="410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CCFDA4E" w14:textId="77777777" w:rsidR="00A56369" w:rsidRPr="00A56369" w:rsidRDefault="00A56369" w:rsidP="00A56369">
            <w:pPr>
              <w:spacing w:before="120" w:after="120" w:line="288" w:lineRule="auto"/>
              <w:rPr>
                <w:ins w:id="411" w:author="Jason Huang" w:date="2026-04-07T10:26:00Z"/>
                <w:rFonts w:hint="eastAsia"/>
              </w:rPr>
            </w:pPr>
            <w:ins w:id="412" w:author="Jason Huang" w:date="2026-04-07T10:26:00Z">
              <w:r w:rsidRPr="00A56369">
                <w:t>激活风险事件</w:t>
              </w:r>
            </w:ins>
          </w:p>
        </w:tc>
        <w:tc>
          <w:tcPr>
            <w:tcW w:w="0" w:type="auto"/>
            <w:hideMark/>
            <w:tcPrChange w:id="413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CF6E442" w14:textId="77777777" w:rsidR="00A56369" w:rsidRPr="00A56369" w:rsidRDefault="00A56369" w:rsidP="00A56369">
            <w:pPr>
              <w:spacing w:before="120" w:after="120" w:line="288" w:lineRule="auto"/>
              <w:rPr>
                <w:ins w:id="414" w:author="Jason Huang" w:date="2026-04-07T10:26:00Z"/>
                <w:rFonts w:hint="eastAsia"/>
              </w:rPr>
            </w:pPr>
            <w:ins w:id="415" w:author="Jason Huang" w:date="2026-04-07T10:26:00Z">
              <w:r w:rsidRPr="00A56369">
                <w:t>将已确认且达到预设阈值的事件正式纳入响应流程</w:t>
              </w:r>
            </w:ins>
          </w:p>
        </w:tc>
      </w:tr>
      <w:tr w:rsidR="00A56369" w:rsidRPr="00A56369" w14:paraId="71D3088D" w14:textId="77777777" w:rsidTr="00A56369">
        <w:trPr>
          <w:ins w:id="416" w:author="Jason Huang" w:date="2026-04-07T10:26:00Z"/>
          <w:trPrChange w:id="417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18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83B9087" w14:textId="77777777" w:rsidR="00A56369" w:rsidRPr="00A56369" w:rsidRDefault="00A56369" w:rsidP="00A56369">
            <w:pPr>
              <w:spacing w:before="120" w:after="120" w:line="288" w:lineRule="auto"/>
              <w:rPr>
                <w:ins w:id="419" w:author="Jason Huang" w:date="2026-04-07T10:26:00Z"/>
                <w:rFonts w:hint="eastAsia"/>
              </w:rPr>
            </w:pPr>
            <w:ins w:id="420" w:author="Jason Huang" w:date="2026-04-07T10:26:00Z">
              <w:r w:rsidRPr="00A56369">
                <w:t>3.2</w:t>
              </w:r>
            </w:ins>
          </w:p>
        </w:tc>
        <w:tc>
          <w:tcPr>
            <w:tcW w:w="0" w:type="auto"/>
            <w:hideMark/>
            <w:tcPrChange w:id="421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024609E" w14:textId="77777777" w:rsidR="00A56369" w:rsidRPr="00A56369" w:rsidRDefault="00A56369" w:rsidP="00A56369">
            <w:pPr>
              <w:spacing w:before="120" w:after="120" w:line="288" w:lineRule="auto"/>
              <w:rPr>
                <w:ins w:id="422" w:author="Jason Huang" w:date="2026-04-07T10:26:00Z"/>
                <w:rFonts w:hint="eastAsia"/>
              </w:rPr>
            </w:pPr>
            <w:ins w:id="423" w:author="Jason Huang" w:date="2026-04-07T10:26:00Z">
              <w:r w:rsidRPr="00A56369">
                <w:t>在统一看板中创建事件记录</w:t>
              </w:r>
            </w:ins>
          </w:p>
        </w:tc>
        <w:tc>
          <w:tcPr>
            <w:tcW w:w="0" w:type="auto"/>
            <w:hideMark/>
            <w:tcPrChange w:id="424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E9B2B26" w14:textId="77777777" w:rsidR="00A56369" w:rsidRPr="00A56369" w:rsidRDefault="00A56369" w:rsidP="00A56369">
            <w:pPr>
              <w:spacing w:before="120" w:after="120" w:line="288" w:lineRule="auto"/>
              <w:rPr>
                <w:ins w:id="425" w:author="Jason Huang" w:date="2026-04-07T10:26:00Z"/>
                <w:rFonts w:hint="eastAsia"/>
              </w:rPr>
            </w:pPr>
            <w:ins w:id="426" w:author="Jason Huang" w:date="2026-04-07T10:26:00Z">
              <w:r w:rsidRPr="00A56369">
                <w:t>记录字段：事件名称、状态（预警/进行中/缓解/关闭）、影响摘要、总负责人</w:t>
              </w:r>
            </w:ins>
          </w:p>
        </w:tc>
      </w:tr>
      <w:tr w:rsidR="00A56369" w:rsidRPr="00A56369" w14:paraId="4F1E66DD" w14:textId="77777777" w:rsidTr="00A56369">
        <w:trPr>
          <w:ins w:id="427" w:author="Jason Huang" w:date="2026-04-07T10:26:00Z"/>
          <w:trPrChange w:id="428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29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7FBF6D3" w14:textId="77777777" w:rsidR="00A56369" w:rsidRPr="00A56369" w:rsidRDefault="00A56369" w:rsidP="00A56369">
            <w:pPr>
              <w:spacing w:before="120" w:after="120" w:line="288" w:lineRule="auto"/>
              <w:rPr>
                <w:ins w:id="430" w:author="Jason Huang" w:date="2026-04-07T10:26:00Z"/>
                <w:rFonts w:hint="eastAsia"/>
              </w:rPr>
            </w:pPr>
            <w:ins w:id="431" w:author="Jason Huang" w:date="2026-04-07T10:26:00Z">
              <w:r w:rsidRPr="00A56369">
                <w:t>3.3</w:t>
              </w:r>
            </w:ins>
          </w:p>
        </w:tc>
        <w:tc>
          <w:tcPr>
            <w:tcW w:w="0" w:type="auto"/>
            <w:hideMark/>
            <w:tcPrChange w:id="432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838D465" w14:textId="77777777" w:rsidR="00A56369" w:rsidRPr="00A56369" w:rsidRDefault="00A56369" w:rsidP="00A56369">
            <w:pPr>
              <w:spacing w:before="120" w:after="120" w:line="288" w:lineRule="auto"/>
              <w:rPr>
                <w:ins w:id="433" w:author="Jason Huang" w:date="2026-04-07T10:26:00Z"/>
                <w:rFonts w:hint="eastAsia"/>
              </w:rPr>
            </w:pPr>
            <w:ins w:id="434" w:author="Jason Huang" w:date="2026-04-07T10:26:00Z">
              <w:r w:rsidRPr="00A56369">
                <w:t>确定影响范围和责任人</w:t>
              </w:r>
            </w:ins>
          </w:p>
        </w:tc>
        <w:tc>
          <w:tcPr>
            <w:tcW w:w="0" w:type="auto"/>
            <w:hideMark/>
            <w:tcPrChange w:id="435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738F511" w14:textId="77777777" w:rsidR="00A56369" w:rsidRPr="00A56369" w:rsidRDefault="00A56369" w:rsidP="00A56369">
            <w:pPr>
              <w:spacing w:before="120" w:after="120" w:line="288" w:lineRule="auto"/>
              <w:rPr>
                <w:ins w:id="436" w:author="Jason Huang" w:date="2026-04-07T10:26:00Z"/>
                <w:rFonts w:hint="eastAsia"/>
              </w:rPr>
            </w:pPr>
            <w:ins w:id="437" w:author="Jason Huang" w:date="2026-04-07T10:26:00Z">
              <w:r w:rsidRPr="00A56369">
                <w:t>明确供应链、采购、生产、物流、销售、财务等各部门对应节点责任人</w:t>
              </w:r>
            </w:ins>
          </w:p>
        </w:tc>
      </w:tr>
      <w:tr w:rsidR="00A56369" w:rsidRPr="00A56369" w14:paraId="28D75661" w14:textId="77777777" w:rsidTr="00A56369">
        <w:trPr>
          <w:ins w:id="438" w:author="Jason Huang" w:date="2026-04-07T10:26:00Z"/>
          <w:trPrChange w:id="439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40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C5D1662" w14:textId="77777777" w:rsidR="00A56369" w:rsidRPr="00A56369" w:rsidRDefault="00A56369" w:rsidP="00A56369">
            <w:pPr>
              <w:spacing w:before="120" w:after="120" w:line="288" w:lineRule="auto"/>
              <w:rPr>
                <w:ins w:id="441" w:author="Jason Huang" w:date="2026-04-07T10:26:00Z"/>
                <w:rFonts w:hint="eastAsia"/>
              </w:rPr>
            </w:pPr>
            <w:ins w:id="442" w:author="Jason Huang" w:date="2026-04-07T10:26:00Z">
              <w:r w:rsidRPr="00A56369">
                <w:t>3.4</w:t>
              </w:r>
            </w:ins>
          </w:p>
        </w:tc>
        <w:tc>
          <w:tcPr>
            <w:tcW w:w="0" w:type="auto"/>
            <w:hideMark/>
            <w:tcPrChange w:id="443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A308F3B" w14:textId="77777777" w:rsidR="00A56369" w:rsidRPr="00A56369" w:rsidRDefault="00A56369" w:rsidP="00A56369">
            <w:pPr>
              <w:spacing w:before="120" w:after="120" w:line="288" w:lineRule="auto"/>
              <w:rPr>
                <w:ins w:id="444" w:author="Jason Huang" w:date="2026-04-07T10:26:00Z"/>
                <w:rFonts w:hint="eastAsia"/>
              </w:rPr>
            </w:pPr>
            <w:ins w:id="445" w:author="Jason Huang" w:date="2026-04-07T10:26:00Z">
              <w:r w:rsidRPr="00A56369">
                <w:t>生成任务清单并派发</w:t>
              </w:r>
            </w:ins>
          </w:p>
        </w:tc>
        <w:tc>
          <w:tcPr>
            <w:tcW w:w="0" w:type="auto"/>
            <w:hideMark/>
            <w:tcPrChange w:id="446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3F3BE46" w14:textId="77777777" w:rsidR="00A56369" w:rsidRPr="00A56369" w:rsidRDefault="00A56369" w:rsidP="00A56369">
            <w:pPr>
              <w:spacing w:before="120" w:after="120" w:line="288" w:lineRule="auto"/>
              <w:rPr>
                <w:ins w:id="447" w:author="Jason Huang" w:date="2026-04-07T10:26:00Z"/>
                <w:rFonts w:hint="eastAsia"/>
              </w:rPr>
            </w:pPr>
            <w:ins w:id="448" w:author="Jason Huang" w:date="2026-04-07T10:26:00Z">
              <w:r w:rsidRPr="00A56369">
                <w:t>根据事件类型生成任务，每个任务包含：责任人、截止时间、依赖条件</w:t>
              </w:r>
            </w:ins>
          </w:p>
        </w:tc>
      </w:tr>
      <w:tr w:rsidR="00A56369" w:rsidRPr="00A56369" w14:paraId="0000D116" w14:textId="77777777" w:rsidTr="00A56369">
        <w:trPr>
          <w:ins w:id="449" w:author="Jason Huang" w:date="2026-04-07T10:26:00Z"/>
          <w:trPrChange w:id="450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51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8197DA2" w14:textId="77777777" w:rsidR="00A56369" w:rsidRPr="00A56369" w:rsidRDefault="00A56369" w:rsidP="00A56369">
            <w:pPr>
              <w:spacing w:before="120" w:after="120" w:line="288" w:lineRule="auto"/>
              <w:rPr>
                <w:ins w:id="452" w:author="Jason Huang" w:date="2026-04-07T10:26:00Z"/>
                <w:rFonts w:hint="eastAsia"/>
              </w:rPr>
            </w:pPr>
            <w:ins w:id="453" w:author="Jason Huang" w:date="2026-04-07T10:26:00Z">
              <w:r w:rsidRPr="00A56369">
                <w:t>3.5</w:t>
              </w:r>
            </w:ins>
          </w:p>
        </w:tc>
        <w:tc>
          <w:tcPr>
            <w:tcW w:w="0" w:type="auto"/>
            <w:hideMark/>
            <w:tcPrChange w:id="454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4F5AB1C" w14:textId="77777777" w:rsidR="00A56369" w:rsidRPr="00A56369" w:rsidRDefault="00A56369" w:rsidP="00A56369">
            <w:pPr>
              <w:spacing w:before="120" w:after="120" w:line="288" w:lineRule="auto"/>
              <w:rPr>
                <w:ins w:id="455" w:author="Jason Huang" w:date="2026-04-07T10:26:00Z"/>
                <w:rFonts w:hint="eastAsia"/>
              </w:rPr>
            </w:pPr>
            <w:ins w:id="456" w:author="Jason Huang" w:date="2026-04-07T10:26:00Z">
              <w:r w:rsidRPr="00A56369">
                <w:t>跨部门任务执行与更新</w:t>
              </w:r>
            </w:ins>
          </w:p>
        </w:tc>
        <w:tc>
          <w:tcPr>
            <w:tcW w:w="0" w:type="auto"/>
            <w:hideMark/>
            <w:tcPrChange w:id="457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FB2234B" w14:textId="77777777" w:rsidR="00A56369" w:rsidRPr="00A56369" w:rsidRDefault="00A56369" w:rsidP="00A56369">
            <w:pPr>
              <w:spacing w:before="120" w:after="120" w:line="288" w:lineRule="auto"/>
              <w:rPr>
                <w:ins w:id="458" w:author="Jason Huang" w:date="2026-04-07T10:26:00Z"/>
                <w:rFonts w:hint="eastAsia"/>
              </w:rPr>
            </w:pPr>
            <w:ins w:id="459" w:author="Jason Huang" w:date="2026-04-07T10:26:00Z">
              <w:r w:rsidRPr="00A56369">
                <w:t>责任人更新任务状态：未开始/进行中/已完成/受阻</w:t>
              </w:r>
            </w:ins>
          </w:p>
        </w:tc>
      </w:tr>
      <w:tr w:rsidR="00A56369" w:rsidRPr="00A56369" w14:paraId="5CD9F79F" w14:textId="77777777" w:rsidTr="00A56369">
        <w:trPr>
          <w:ins w:id="460" w:author="Jason Huang" w:date="2026-04-07T10:26:00Z"/>
          <w:trPrChange w:id="461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62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A61EE7E" w14:textId="77777777" w:rsidR="00A56369" w:rsidRPr="00A56369" w:rsidRDefault="00A56369" w:rsidP="00A56369">
            <w:pPr>
              <w:spacing w:before="120" w:after="120" w:line="288" w:lineRule="auto"/>
              <w:rPr>
                <w:ins w:id="463" w:author="Jason Huang" w:date="2026-04-07T10:26:00Z"/>
                <w:rFonts w:hint="eastAsia"/>
              </w:rPr>
            </w:pPr>
            <w:ins w:id="464" w:author="Jason Huang" w:date="2026-04-07T10:26:00Z">
              <w:r w:rsidRPr="00A56369">
                <w:t>3.6</w:t>
              </w:r>
            </w:ins>
          </w:p>
        </w:tc>
        <w:tc>
          <w:tcPr>
            <w:tcW w:w="0" w:type="auto"/>
            <w:hideMark/>
            <w:tcPrChange w:id="465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A0725C6" w14:textId="77777777" w:rsidR="00A56369" w:rsidRPr="00A56369" w:rsidRDefault="00A56369" w:rsidP="00A56369">
            <w:pPr>
              <w:spacing w:before="120" w:after="120" w:line="288" w:lineRule="auto"/>
              <w:rPr>
                <w:ins w:id="466" w:author="Jason Huang" w:date="2026-04-07T10:26:00Z"/>
                <w:rFonts w:hint="eastAsia"/>
              </w:rPr>
            </w:pPr>
            <w:ins w:id="467" w:author="Jason Huang" w:date="2026-04-07T10:26:00Z">
              <w:r w:rsidRPr="00A56369">
                <w:t>实时更新影响指标</w:t>
              </w:r>
            </w:ins>
          </w:p>
        </w:tc>
        <w:tc>
          <w:tcPr>
            <w:tcW w:w="0" w:type="auto"/>
            <w:hideMark/>
            <w:tcPrChange w:id="468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F4107ED" w14:textId="77777777" w:rsidR="00A56369" w:rsidRPr="00A56369" w:rsidRDefault="00A56369" w:rsidP="00A56369">
            <w:pPr>
              <w:spacing w:before="120" w:after="120" w:line="288" w:lineRule="auto"/>
              <w:rPr>
                <w:ins w:id="469" w:author="Jason Huang" w:date="2026-04-07T10:26:00Z"/>
                <w:rFonts w:hint="eastAsia"/>
              </w:rPr>
            </w:pPr>
            <w:ins w:id="470" w:author="Jason Huang" w:date="2026-04-07T10:26:00Z">
              <w:r w:rsidRPr="00A56369">
                <w:t>根据任务执行效果，动态更新缺货天数、成本等业务指标预测值</w:t>
              </w:r>
            </w:ins>
          </w:p>
        </w:tc>
      </w:tr>
      <w:tr w:rsidR="00A56369" w:rsidRPr="00A56369" w14:paraId="4418EEF5" w14:textId="77777777" w:rsidTr="00A56369">
        <w:trPr>
          <w:ins w:id="471" w:author="Jason Huang" w:date="2026-04-07T10:26:00Z"/>
          <w:trPrChange w:id="472" w:author="Jason Huang" w:date="2026-04-07T10:26:00Z" w16du:dateUtc="2026-04-07T02:26:00Z">
            <w:trPr>
              <w:gridBefore w:val="1"/>
            </w:trPr>
          </w:trPrChange>
        </w:trPr>
        <w:tc>
          <w:tcPr>
            <w:tcW w:w="0" w:type="auto"/>
            <w:hideMark/>
            <w:tcPrChange w:id="473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0FD7783" w14:textId="77777777" w:rsidR="00A56369" w:rsidRPr="00A56369" w:rsidRDefault="00A56369" w:rsidP="00A56369">
            <w:pPr>
              <w:spacing w:before="120" w:after="120" w:line="288" w:lineRule="auto"/>
              <w:rPr>
                <w:ins w:id="474" w:author="Jason Huang" w:date="2026-04-07T10:26:00Z"/>
                <w:rFonts w:hint="eastAsia"/>
              </w:rPr>
            </w:pPr>
            <w:ins w:id="475" w:author="Jason Huang" w:date="2026-04-07T10:26:00Z">
              <w:r w:rsidRPr="00A56369">
                <w:t>3.7</w:t>
              </w:r>
            </w:ins>
          </w:p>
        </w:tc>
        <w:tc>
          <w:tcPr>
            <w:tcW w:w="0" w:type="auto"/>
            <w:hideMark/>
            <w:tcPrChange w:id="476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6DEB3E3" w14:textId="77777777" w:rsidR="00A56369" w:rsidRPr="00A56369" w:rsidRDefault="00A56369" w:rsidP="00A56369">
            <w:pPr>
              <w:spacing w:before="120" w:after="120" w:line="288" w:lineRule="auto"/>
              <w:rPr>
                <w:ins w:id="477" w:author="Jason Huang" w:date="2026-04-07T10:26:00Z"/>
                <w:rFonts w:hint="eastAsia"/>
              </w:rPr>
            </w:pPr>
            <w:ins w:id="478" w:author="Jason Huang" w:date="2026-04-07T10:26:00Z">
              <w:r w:rsidRPr="00A56369">
                <w:t>看板状态流转与关闭</w:t>
              </w:r>
            </w:ins>
          </w:p>
        </w:tc>
        <w:tc>
          <w:tcPr>
            <w:tcW w:w="0" w:type="auto"/>
            <w:hideMark/>
            <w:tcPrChange w:id="479" w:author="Jason Huang" w:date="2026-04-07T10:26:00Z" w16du:dateUtc="2026-04-07T02:2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8A7B008" w14:textId="77777777" w:rsidR="00A56369" w:rsidRPr="00A56369" w:rsidRDefault="00A56369" w:rsidP="00A56369">
            <w:pPr>
              <w:spacing w:before="120" w:after="120" w:line="288" w:lineRule="auto"/>
              <w:rPr>
                <w:ins w:id="480" w:author="Jason Huang" w:date="2026-04-07T10:26:00Z"/>
                <w:rFonts w:hint="eastAsia"/>
              </w:rPr>
            </w:pPr>
            <w:ins w:id="481" w:author="Jason Huang" w:date="2026-04-07T10:26:00Z">
              <w:r w:rsidRPr="00A56369">
                <w:t>当所有关键任务完成且影响降至可接受范围，将事件状态改为“已关闭”</w:t>
              </w:r>
            </w:ins>
          </w:p>
        </w:tc>
      </w:tr>
    </w:tbl>
    <w:p w14:paraId="2625A653" w14:textId="77777777" w:rsidR="00A56369" w:rsidRPr="00A56369" w:rsidRDefault="00A56369">
      <w:pPr>
        <w:spacing w:before="120" w:after="120" w:line="288" w:lineRule="auto"/>
        <w:rPr>
          <w:ins w:id="482" w:author="Jason Huang" w:date="2026-04-07T10:26:00Z" w16du:dateUtc="2026-04-07T02:26:00Z"/>
          <w:rFonts w:hint="eastAsia"/>
        </w:rPr>
        <w:pPrChange w:id="483" w:author="Jason Huang" w:date="2026-04-07T10:26:00Z" w16du:dateUtc="2026-04-07T02:26:00Z">
          <w:pPr>
            <w:numPr>
              <w:numId w:val="40"/>
            </w:numPr>
            <w:spacing w:before="120" w:after="120" w:line="288" w:lineRule="auto"/>
          </w:pPr>
        </w:pPrChange>
      </w:pPr>
    </w:p>
    <w:p w14:paraId="58C3B18B" w14:textId="286ADA97" w:rsidR="00474C43" w:rsidRDefault="0059427E" w:rsidP="009F3073">
      <w:pPr>
        <w:pStyle w:val="3"/>
        <w:rPr>
          <w:rFonts w:hint="eastAsia"/>
        </w:rPr>
        <w:pPrChange w:id="484" w:author="Haibin HB18 Li" w:date="2026-04-07T16:28:00Z" w16du:dateUtc="2026-04-07T08:28:00Z">
          <w:pPr>
            <w:spacing w:before="260" w:after="120" w:line="288" w:lineRule="auto"/>
            <w:outlineLvl w:val="3"/>
          </w:pPr>
        </w:pPrChange>
      </w:pPr>
      <w:bookmarkStart w:id="485" w:name="heading_21"/>
      <w:del w:id="486" w:author="Jason Huang" w:date="2026-04-07T10:27:00Z" w16du:dateUtc="2026-04-07T02:27:00Z">
        <w:r w:rsidDel="00A56369">
          <w:rPr>
            <w:rFonts w:hint="eastAsia"/>
          </w:rPr>
          <w:delText>风险复盘</w:delText>
        </w:r>
      </w:del>
      <w:ins w:id="487" w:author="Jason Huang" w:date="2026-04-07T10:27:00Z" w16du:dateUtc="2026-04-07T02:27:00Z">
        <w:r w:rsidR="00A56369">
          <w:rPr>
            <w:rFonts w:hint="eastAsia"/>
          </w:rPr>
          <w:t>闭环与学习</w:t>
        </w:r>
      </w:ins>
      <w:r>
        <w:t>子流程</w:t>
      </w:r>
      <w:bookmarkEnd w:id="485"/>
    </w:p>
    <w:p w14:paraId="58C3B18C" w14:textId="007AEE76" w:rsidR="00474C43" w:rsidDel="00747D5F" w:rsidRDefault="0059427E" w:rsidP="00980F6C">
      <w:pPr>
        <w:numPr>
          <w:ilvl w:val="0"/>
          <w:numId w:val="41"/>
        </w:numPr>
        <w:spacing w:before="120" w:after="120" w:line="288" w:lineRule="auto"/>
        <w:rPr>
          <w:del w:id="488" w:author="Jason Huang" w:date="2026-04-07T10:27:00Z" w16du:dateUtc="2026-04-07T02:27:00Z"/>
          <w:rFonts w:hint="eastAsia"/>
        </w:rPr>
      </w:pPr>
      <w:del w:id="489" w:author="Jason Huang" w:date="2026-04-07T10:27:00Z" w16du:dateUtc="2026-04-07T02:27:00Z">
        <w:r w:rsidDel="00747D5F">
          <w:rPr>
            <w:rFonts w:ascii="Arial" w:eastAsia="DengXian" w:hAnsi="Arial" w:cs="Arial"/>
          </w:rPr>
          <w:delText>复盘发起：风险任务闭环后，由风控专员、运营总监或相关业务经理发起复盘，明确复盘成员与时间。</w:delText>
        </w:r>
      </w:del>
    </w:p>
    <w:p w14:paraId="58C3B18D" w14:textId="28FF1B45" w:rsidR="00474C43" w:rsidDel="00747D5F" w:rsidRDefault="0059427E" w:rsidP="00980F6C">
      <w:pPr>
        <w:numPr>
          <w:ilvl w:val="0"/>
          <w:numId w:val="42"/>
        </w:numPr>
        <w:spacing w:before="120" w:after="120" w:line="288" w:lineRule="auto"/>
        <w:rPr>
          <w:del w:id="490" w:author="Jason Huang" w:date="2026-04-07T10:27:00Z" w16du:dateUtc="2026-04-07T02:27:00Z"/>
          <w:rFonts w:hint="eastAsia"/>
        </w:rPr>
      </w:pPr>
      <w:del w:id="491" w:author="Jason Huang" w:date="2026-04-07T10:27:00Z" w16du:dateUtc="2026-04-07T02:27:00Z">
        <w:r w:rsidDel="00747D5F">
          <w:rPr>
            <w:rFonts w:ascii="Arial" w:eastAsia="DengXian" w:hAnsi="Arial" w:cs="Arial"/>
          </w:rPr>
          <w:delText>内容支撑：系统自动复盘内容，包括风险背景、原因分析、处置过程、效果评估、</w:delText>
        </w:r>
        <w:r w:rsidDel="00747D5F">
          <w:rPr>
            <w:rFonts w:ascii="Arial" w:eastAsia="DengXian" w:hAnsi="Arial" w:cs="Arial"/>
          </w:rPr>
          <w:lastRenderedPageBreak/>
          <w:delText>辅助分析改进建议。</w:delText>
        </w:r>
      </w:del>
    </w:p>
    <w:p w14:paraId="58C3B18E" w14:textId="0B77FCC0" w:rsidR="00474C43" w:rsidDel="00747D5F" w:rsidRDefault="0059427E" w:rsidP="00980F6C">
      <w:pPr>
        <w:numPr>
          <w:ilvl w:val="0"/>
          <w:numId w:val="43"/>
        </w:numPr>
        <w:spacing w:before="120" w:after="120" w:line="288" w:lineRule="auto"/>
        <w:rPr>
          <w:del w:id="492" w:author="Jason Huang" w:date="2026-04-07T10:27:00Z" w16du:dateUtc="2026-04-07T02:27:00Z"/>
          <w:rFonts w:hint="eastAsia"/>
        </w:rPr>
      </w:pPr>
      <w:del w:id="493" w:author="Jason Huang" w:date="2026-04-07T10:27:00Z" w16du:dateUtc="2026-04-07T02:27:00Z">
        <w:r w:rsidDel="00747D5F">
          <w:rPr>
            <w:rFonts w:ascii="Arial" w:eastAsia="DengXian" w:hAnsi="Arial" w:cs="Arial"/>
          </w:rPr>
          <w:delText>复盘审核：复盘内容提交后，由部门负责人审核，审核通过后归档至案例库；审核不通过则退回修改。</w:delText>
        </w:r>
      </w:del>
    </w:p>
    <w:p w14:paraId="58C3B18F" w14:textId="67A66AA7" w:rsidR="00474C43" w:rsidRPr="00747D5F" w:rsidDel="00747D5F" w:rsidRDefault="0059427E" w:rsidP="00980F6C">
      <w:pPr>
        <w:numPr>
          <w:ilvl w:val="0"/>
          <w:numId w:val="44"/>
        </w:numPr>
        <w:spacing w:before="120" w:after="120" w:line="288" w:lineRule="auto"/>
        <w:rPr>
          <w:del w:id="494" w:author="Jason Huang" w:date="2026-04-07T10:27:00Z" w16du:dateUtc="2026-04-07T02:27:00Z"/>
          <w:rPrChange w:id="495" w:author="Jason Huang" w:date="2026-04-07T10:27:00Z" w16du:dateUtc="2026-04-07T02:27:00Z">
            <w:rPr>
              <w:del w:id="496" w:author="Jason Huang" w:date="2026-04-07T10:27:00Z" w16du:dateUtc="2026-04-07T02:27:00Z"/>
              <w:rFonts w:ascii="Arial" w:eastAsia="DengXian" w:hAnsi="Arial" w:cs="Arial"/>
            </w:rPr>
          </w:rPrChange>
        </w:rPr>
      </w:pPr>
      <w:del w:id="497" w:author="Jason Huang" w:date="2026-04-07T10:27:00Z" w16du:dateUtc="2026-04-07T02:27:00Z">
        <w:r w:rsidDel="00747D5F">
          <w:rPr>
            <w:rFonts w:ascii="Arial" w:eastAsia="DengXian" w:hAnsi="Arial" w:cs="Arial"/>
          </w:rPr>
          <w:delText>知识沉淀：根据复盘结果，更新应对措施库、风险规则与阈值体系，优化</w:delText>
        </w:r>
        <w:r w:rsidDel="00747D5F">
          <w:rPr>
            <w:rFonts w:ascii="Arial" w:eastAsia="DengXian" w:hAnsi="Arial" w:cs="Arial"/>
          </w:rPr>
          <w:delText>AI</w:delText>
        </w:r>
        <w:r w:rsidDel="00747D5F">
          <w:rPr>
            <w:rFonts w:ascii="Arial" w:eastAsia="DengXian" w:hAnsi="Arial" w:cs="Arial"/>
          </w:rPr>
          <w:delText>分析模型。</w:delText>
        </w:r>
      </w:del>
    </w:p>
    <w:tbl>
      <w:tblPr>
        <w:tblStyle w:val="af0"/>
        <w:tblW w:w="11280" w:type="dxa"/>
        <w:tblLook w:val="04A0" w:firstRow="1" w:lastRow="0" w:firstColumn="1" w:lastColumn="0" w:noHBand="0" w:noVBand="1"/>
        <w:tblPrChange w:id="498" w:author="Jason Huang" w:date="2026-04-07T10:27:00Z" w16du:dateUtc="2026-04-07T02:27:00Z">
          <w:tblPr>
            <w:tblW w:w="11280" w:type="dxa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60"/>
        <w:gridCol w:w="2210"/>
        <w:gridCol w:w="8410"/>
        <w:tblGridChange w:id="499">
          <w:tblGrid>
            <w:gridCol w:w="324"/>
            <w:gridCol w:w="336"/>
            <w:gridCol w:w="343"/>
            <w:gridCol w:w="1867"/>
            <w:gridCol w:w="548"/>
            <w:gridCol w:w="7862"/>
            <w:gridCol w:w="324"/>
          </w:tblGrid>
        </w:tblGridChange>
      </w:tblGrid>
      <w:tr w:rsidR="00747D5F" w:rsidRPr="00747D5F" w14:paraId="08D430B7" w14:textId="77777777" w:rsidTr="00747D5F">
        <w:trPr>
          <w:ins w:id="500" w:author="Jason Huang" w:date="2026-04-07T10:27:00Z"/>
          <w:trPrChange w:id="501" w:author="Jason Huang" w:date="2026-04-07T10:27:00Z" w16du:dateUtc="2026-04-07T02:27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502" w:author="Jason Huang" w:date="2026-04-07T10:27:00Z" w16du:dateUtc="2026-04-07T02:27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9A70E69" w14:textId="77777777" w:rsidR="00747D5F" w:rsidRPr="00747D5F" w:rsidRDefault="00747D5F" w:rsidP="00747D5F">
            <w:pPr>
              <w:spacing w:before="120" w:after="120" w:line="288" w:lineRule="auto"/>
              <w:rPr>
                <w:ins w:id="503" w:author="Jason Huang" w:date="2026-04-07T10:27:00Z"/>
                <w:rFonts w:hint="eastAsia"/>
              </w:rPr>
            </w:pPr>
            <w:ins w:id="504" w:author="Jason Huang" w:date="2026-04-07T10:27:00Z">
              <w:r w:rsidRPr="00747D5F">
                <w:t>编号</w:t>
              </w:r>
            </w:ins>
          </w:p>
        </w:tc>
        <w:tc>
          <w:tcPr>
            <w:tcW w:w="0" w:type="auto"/>
            <w:hideMark/>
            <w:tcPrChange w:id="505" w:author="Jason Huang" w:date="2026-04-07T10:27:00Z" w16du:dateUtc="2026-04-07T02:27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8E0D9EB" w14:textId="77777777" w:rsidR="00747D5F" w:rsidRPr="00747D5F" w:rsidRDefault="00747D5F" w:rsidP="00747D5F">
            <w:pPr>
              <w:spacing w:before="120" w:after="120" w:line="288" w:lineRule="auto"/>
              <w:rPr>
                <w:ins w:id="506" w:author="Jason Huang" w:date="2026-04-07T10:27:00Z"/>
                <w:rFonts w:hint="eastAsia"/>
              </w:rPr>
            </w:pPr>
            <w:ins w:id="507" w:author="Jason Huang" w:date="2026-04-07T10:27:00Z">
              <w:r w:rsidRPr="00747D5F">
                <w:t>子流程</w:t>
              </w:r>
            </w:ins>
          </w:p>
        </w:tc>
        <w:tc>
          <w:tcPr>
            <w:tcW w:w="0" w:type="auto"/>
            <w:hideMark/>
            <w:tcPrChange w:id="508" w:author="Jason Huang" w:date="2026-04-07T10:27:00Z" w16du:dateUtc="2026-04-07T02:27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514C4F2" w14:textId="77777777" w:rsidR="00747D5F" w:rsidRPr="00747D5F" w:rsidRDefault="00747D5F" w:rsidP="00747D5F">
            <w:pPr>
              <w:spacing w:before="120" w:after="120" w:line="288" w:lineRule="auto"/>
              <w:rPr>
                <w:ins w:id="509" w:author="Jason Huang" w:date="2026-04-07T10:27:00Z"/>
                <w:rFonts w:hint="eastAsia"/>
              </w:rPr>
            </w:pPr>
            <w:ins w:id="510" w:author="Jason Huang" w:date="2026-04-07T10:27:00Z">
              <w:r w:rsidRPr="00747D5F">
                <w:t>核心产出 / 说明</w:t>
              </w:r>
            </w:ins>
          </w:p>
        </w:tc>
      </w:tr>
      <w:tr w:rsidR="00747D5F" w:rsidRPr="00747D5F" w14:paraId="081CB28A" w14:textId="77777777" w:rsidTr="00747D5F">
        <w:trPr>
          <w:ins w:id="511" w:author="Jason Huang" w:date="2026-04-07T10:27:00Z"/>
          <w:trPrChange w:id="512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13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F5D83D1" w14:textId="77777777" w:rsidR="00747D5F" w:rsidRPr="00747D5F" w:rsidRDefault="00747D5F" w:rsidP="00747D5F">
            <w:pPr>
              <w:spacing w:before="120" w:after="120" w:line="288" w:lineRule="auto"/>
              <w:rPr>
                <w:ins w:id="514" w:author="Jason Huang" w:date="2026-04-07T10:27:00Z"/>
                <w:rFonts w:hint="eastAsia"/>
              </w:rPr>
            </w:pPr>
            <w:ins w:id="515" w:author="Jason Huang" w:date="2026-04-07T10:27:00Z">
              <w:r w:rsidRPr="00747D5F">
                <w:t>4.1</w:t>
              </w:r>
            </w:ins>
          </w:p>
        </w:tc>
        <w:tc>
          <w:tcPr>
            <w:tcW w:w="0" w:type="auto"/>
            <w:hideMark/>
            <w:tcPrChange w:id="516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196D0A0" w14:textId="77777777" w:rsidR="00747D5F" w:rsidRPr="00747D5F" w:rsidRDefault="00747D5F" w:rsidP="00747D5F">
            <w:pPr>
              <w:spacing w:before="120" w:after="120" w:line="288" w:lineRule="auto"/>
              <w:rPr>
                <w:ins w:id="517" w:author="Jason Huang" w:date="2026-04-07T10:27:00Z"/>
                <w:rFonts w:hint="eastAsia"/>
              </w:rPr>
            </w:pPr>
            <w:ins w:id="518" w:author="Jason Huang" w:date="2026-04-07T10:27:00Z">
              <w:r w:rsidRPr="00747D5F">
                <w:t>收集事件全过程数据</w:t>
              </w:r>
            </w:ins>
          </w:p>
        </w:tc>
        <w:tc>
          <w:tcPr>
            <w:tcW w:w="0" w:type="auto"/>
            <w:hideMark/>
            <w:tcPrChange w:id="519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1CE72F4" w14:textId="77777777" w:rsidR="00747D5F" w:rsidRPr="00747D5F" w:rsidRDefault="00747D5F" w:rsidP="00747D5F">
            <w:pPr>
              <w:spacing w:before="120" w:after="120" w:line="288" w:lineRule="auto"/>
              <w:rPr>
                <w:ins w:id="520" w:author="Jason Huang" w:date="2026-04-07T10:27:00Z"/>
                <w:rFonts w:hint="eastAsia"/>
              </w:rPr>
            </w:pPr>
            <w:ins w:id="521" w:author="Jason Huang" w:date="2026-04-07T10:27:00Z">
              <w:r w:rsidRPr="00747D5F">
                <w:t>记录：感知时间、预警时间、响应启动时间、每项任务完成时间、实际损失数据</w:t>
              </w:r>
            </w:ins>
          </w:p>
        </w:tc>
      </w:tr>
      <w:tr w:rsidR="00747D5F" w:rsidRPr="00747D5F" w14:paraId="739E29F5" w14:textId="77777777" w:rsidTr="00747D5F">
        <w:trPr>
          <w:ins w:id="522" w:author="Jason Huang" w:date="2026-04-07T10:27:00Z"/>
          <w:trPrChange w:id="523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24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FFA1EF0" w14:textId="77777777" w:rsidR="00747D5F" w:rsidRPr="00747D5F" w:rsidRDefault="00747D5F" w:rsidP="00747D5F">
            <w:pPr>
              <w:spacing w:before="120" w:after="120" w:line="288" w:lineRule="auto"/>
              <w:rPr>
                <w:ins w:id="525" w:author="Jason Huang" w:date="2026-04-07T10:27:00Z"/>
                <w:rFonts w:hint="eastAsia"/>
              </w:rPr>
            </w:pPr>
            <w:ins w:id="526" w:author="Jason Huang" w:date="2026-04-07T10:27:00Z">
              <w:r w:rsidRPr="00747D5F">
                <w:t>4.2</w:t>
              </w:r>
            </w:ins>
          </w:p>
        </w:tc>
        <w:tc>
          <w:tcPr>
            <w:tcW w:w="0" w:type="auto"/>
            <w:hideMark/>
            <w:tcPrChange w:id="527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981CFFA" w14:textId="77777777" w:rsidR="00747D5F" w:rsidRPr="00747D5F" w:rsidRDefault="00747D5F" w:rsidP="00747D5F">
            <w:pPr>
              <w:spacing w:before="120" w:after="120" w:line="288" w:lineRule="auto"/>
              <w:rPr>
                <w:ins w:id="528" w:author="Jason Huang" w:date="2026-04-07T10:27:00Z"/>
                <w:rFonts w:hint="eastAsia"/>
              </w:rPr>
            </w:pPr>
            <w:ins w:id="529" w:author="Jason Huang" w:date="2026-04-07T10:27:00Z">
              <w:r w:rsidRPr="00747D5F">
                <w:t>评估预警时效</w:t>
              </w:r>
            </w:ins>
          </w:p>
        </w:tc>
        <w:tc>
          <w:tcPr>
            <w:tcW w:w="0" w:type="auto"/>
            <w:hideMark/>
            <w:tcPrChange w:id="530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4148E27" w14:textId="77777777" w:rsidR="00747D5F" w:rsidRPr="00747D5F" w:rsidRDefault="00747D5F" w:rsidP="00747D5F">
            <w:pPr>
              <w:spacing w:before="120" w:after="120" w:line="288" w:lineRule="auto"/>
              <w:rPr>
                <w:ins w:id="531" w:author="Jason Huang" w:date="2026-04-07T10:27:00Z"/>
                <w:rFonts w:hint="eastAsia"/>
              </w:rPr>
            </w:pPr>
            <w:ins w:id="532" w:author="Jason Huang" w:date="2026-04-07T10:27:00Z">
              <w:r w:rsidRPr="00747D5F">
                <w:t>计算：从事件实际发生（或可被预见）到系统/团队首次预警的时间差</w:t>
              </w:r>
            </w:ins>
          </w:p>
        </w:tc>
      </w:tr>
      <w:tr w:rsidR="00747D5F" w:rsidRPr="00747D5F" w14:paraId="711AF540" w14:textId="77777777" w:rsidTr="00747D5F">
        <w:trPr>
          <w:ins w:id="533" w:author="Jason Huang" w:date="2026-04-07T10:27:00Z"/>
          <w:trPrChange w:id="534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35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BC9A43" w14:textId="77777777" w:rsidR="00747D5F" w:rsidRPr="00747D5F" w:rsidRDefault="00747D5F" w:rsidP="00747D5F">
            <w:pPr>
              <w:spacing w:before="120" w:after="120" w:line="288" w:lineRule="auto"/>
              <w:rPr>
                <w:ins w:id="536" w:author="Jason Huang" w:date="2026-04-07T10:27:00Z"/>
                <w:rFonts w:hint="eastAsia"/>
              </w:rPr>
            </w:pPr>
            <w:ins w:id="537" w:author="Jason Huang" w:date="2026-04-07T10:27:00Z">
              <w:r w:rsidRPr="00747D5F">
                <w:t>4.3</w:t>
              </w:r>
            </w:ins>
          </w:p>
        </w:tc>
        <w:tc>
          <w:tcPr>
            <w:tcW w:w="0" w:type="auto"/>
            <w:hideMark/>
            <w:tcPrChange w:id="538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F76B25C" w14:textId="77777777" w:rsidR="00747D5F" w:rsidRPr="00747D5F" w:rsidRDefault="00747D5F" w:rsidP="00747D5F">
            <w:pPr>
              <w:spacing w:before="120" w:after="120" w:line="288" w:lineRule="auto"/>
              <w:rPr>
                <w:ins w:id="539" w:author="Jason Huang" w:date="2026-04-07T10:27:00Z"/>
                <w:rFonts w:hint="eastAsia"/>
              </w:rPr>
            </w:pPr>
            <w:ins w:id="540" w:author="Jason Huang" w:date="2026-04-07T10:27:00Z">
              <w:r w:rsidRPr="00747D5F">
                <w:t>评估响应效率</w:t>
              </w:r>
            </w:ins>
          </w:p>
        </w:tc>
        <w:tc>
          <w:tcPr>
            <w:tcW w:w="0" w:type="auto"/>
            <w:hideMark/>
            <w:tcPrChange w:id="541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7A57234" w14:textId="77777777" w:rsidR="00747D5F" w:rsidRPr="00747D5F" w:rsidRDefault="00747D5F" w:rsidP="00747D5F">
            <w:pPr>
              <w:spacing w:before="120" w:after="120" w:line="288" w:lineRule="auto"/>
              <w:rPr>
                <w:ins w:id="542" w:author="Jason Huang" w:date="2026-04-07T10:27:00Z"/>
                <w:rFonts w:hint="eastAsia"/>
              </w:rPr>
            </w:pPr>
            <w:ins w:id="543" w:author="Jason Huang" w:date="2026-04-07T10:27:00Z">
              <w:r w:rsidRPr="00747D5F">
                <w:t>计算：从预警到关键行动（如启动备用方案、切换资源）的实际耗时</w:t>
              </w:r>
            </w:ins>
          </w:p>
        </w:tc>
      </w:tr>
      <w:tr w:rsidR="00747D5F" w:rsidRPr="00747D5F" w14:paraId="26275CB1" w14:textId="77777777" w:rsidTr="00747D5F">
        <w:trPr>
          <w:ins w:id="544" w:author="Jason Huang" w:date="2026-04-07T10:27:00Z"/>
          <w:trPrChange w:id="545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46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23F9994" w14:textId="77777777" w:rsidR="00747D5F" w:rsidRPr="00747D5F" w:rsidRDefault="00747D5F" w:rsidP="00747D5F">
            <w:pPr>
              <w:spacing w:before="120" w:after="120" w:line="288" w:lineRule="auto"/>
              <w:rPr>
                <w:ins w:id="547" w:author="Jason Huang" w:date="2026-04-07T10:27:00Z"/>
                <w:rFonts w:hint="eastAsia"/>
              </w:rPr>
            </w:pPr>
            <w:ins w:id="548" w:author="Jason Huang" w:date="2026-04-07T10:27:00Z">
              <w:r w:rsidRPr="00747D5F">
                <w:t>4.4</w:t>
              </w:r>
            </w:ins>
          </w:p>
        </w:tc>
        <w:tc>
          <w:tcPr>
            <w:tcW w:w="0" w:type="auto"/>
            <w:hideMark/>
            <w:tcPrChange w:id="549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CF38A06" w14:textId="77777777" w:rsidR="00747D5F" w:rsidRPr="00747D5F" w:rsidRDefault="00747D5F" w:rsidP="00747D5F">
            <w:pPr>
              <w:spacing w:before="120" w:after="120" w:line="288" w:lineRule="auto"/>
              <w:rPr>
                <w:ins w:id="550" w:author="Jason Huang" w:date="2026-04-07T10:27:00Z"/>
                <w:rFonts w:hint="eastAsia"/>
              </w:rPr>
            </w:pPr>
            <w:ins w:id="551" w:author="Jason Huang" w:date="2026-04-07T10:27:00Z">
              <w:r w:rsidRPr="00747D5F">
                <w:t>评估实际损失</w:t>
              </w:r>
            </w:ins>
          </w:p>
        </w:tc>
        <w:tc>
          <w:tcPr>
            <w:tcW w:w="0" w:type="auto"/>
            <w:hideMark/>
            <w:tcPrChange w:id="552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602D80E" w14:textId="77777777" w:rsidR="00747D5F" w:rsidRPr="00747D5F" w:rsidRDefault="00747D5F" w:rsidP="00747D5F">
            <w:pPr>
              <w:spacing w:before="120" w:after="120" w:line="288" w:lineRule="auto"/>
              <w:rPr>
                <w:ins w:id="553" w:author="Jason Huang" w:date="2026-04-07T10:27:00Z"/>
                <w:rFonts w:hint="eastAsia"/>
              </w:rPr>
            </w:pPr>
            <w:ins w:id="554" w:author="Jason Huang" w:date="2026-04-07T10:27:00Z">
              <w:r w:rsidRPr="00747D5F">
                <w:t>对比传导分析中的预估损失与实际发生的财务/运营损失，计算偏差</w:t>
              </w:r>
            </w:ins>
          </w:p>
        </w:tc>
      </w:tr>
      <w:tr w:rsidR="00747D5F" w:rsidRPr="00747D5F" w14:paraId="43481D3A" w14:textId="77777777" w:rsidTr="00747D5F">
        <w:trPr>
          <w:ins w:id="555" w:author="Jason Huang" w:date="2026-04-07T10:27:00Z"/>
          <w:trPrChange w:id="556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57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F1BB057" w14:textId="77777777" w:rsidR="00747D5F" w:rsidRPr="00747D5F" w:rsidRDefault="00747D5F" w:rsidP="00747D5F">
            <w:pPr>
              <w:spacing w:before="120" w:after="120" w:line="288" w:lineRule="auto"/>
              <w:rPr>
                <w:ins w:id="558" w:author="Jason Huang" w:date="2026-04-07T10:27:00Z"/>
                <w:rFonts w:hint="eastAsia"/>
              </w:rPr>
            </w:pPr>
            <w:ins w:id="559" w:author="Jason Huang" w:date="2026-04-07T10:27:00Z">
              <w:r w:rsidRPr="00747D5F">
                <w:t>4.5</w:t>
              </w:r>
            </w:ins>
          </w:p>
        </w:tc>
        <w:tc>
          <w:tcPr>
            <w:tcW w:w="0" w:type="auto"/>
            <w:hideMark/>
            <w:tcPrChange w:id="560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448E2BA" w14:textId="77777777" w:rsidR="00747D5F" w:rsidRPr="00747D5F" w:rsidRDefault="00747D5F" w:rsidP="00747D5F">
            <w:pPr>
              <w:spacing w:before="120" w:after="120" w:line="288" w:lineRule="auto"/>
              <w:rPr>
                <w:ins w:id="561" w:author="Jason Huang" w:date="2026-04-07T10:27:00Z"/>
                <w:rFonts w:hint="eastAsia"/>
              </w:rPr>
            </w:pPr>
            <w:ins w:id="562" w:author="Jason Huang" w:date="2026-04-07T10:27:00Z">
              <w:r w:rsidRPr="00747D5F">
                <w:t>识别成功项与改进项</w:t>
              </w:r>
            </w:ins>
          </w:p>
        </w:tc>
        <w:tc>
          <w:tcPr>
            <w:tcW w:w="0" w:type="auto"/>
            <w:hideMark/>
            <w:tcPrChange w:id="563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B2EF3B4" w14:textId="77777777" w:rsidR="00747D5F" w:rsidRPr="00747D5F" w:rsidRDefault="00747D5F" w:rsidP="00747D5F">
            <w:pPr>
              <w:spacing w:before="120" w:after="120" w:line="288" w:lineRule="auto"/>
              <w:rPr>
                <w:ins w:id="564" w:author="Jason Huang" w:date="2026-04-07T10:27:00Z"/>
                <w:rFonts w:hint="eastAsia"/>
              </w:rPr>
            </w:pPr>
            <w:ins w:id="565" w:author="Jason Huang" w:date="2026-04-07T10:27:00Z">
              <w:r w:rsidRPr="00747D5F">
                <w:t>总结：哪些措施有效、哪些环节延误、哪些预估偏差较大及原因</w:t>
              </w:r>
            </w:ins>
          </w:p>
        </w:tc>
      </w:tr>
      <w:tr w:rsidR="00747D5F" w:rsidRPr="00747D5F" w14:paraId="06C11CA1" w14:textId="77777777" w:rsidTr="00747D5F">
        <w:trPr>
          <w:ins w:id="566" w:author="Jason Huang" w:date="2026-04-07T10:27:00Z"/>
          <w:trPrChange w:id="567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68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09615EF" w14:textId="77777777" w:rsidR="00747D5F" w:rsidRPr="00747D5F" w:rsidRDefault="00747D5F" w:rsidP="00747D5F">
            <w:pPr>
              <w:spacing w:before="120" w:after="120" w:line="288" w:lineRule="auto"/>
              <w:rPr>
                <w:ins w:id="569" w:author="Jason Huang" w:date="2026-04-07T10:27:00Z"/>
                <w:rFonts w:hint="eastAsia"/>
              </w:rPr>
            </w:pPr>
            <w:ins w:id="570" w:author="Jason Huang" w:date="2026-04-07T10:27:00Z">
              <w:r w:rsidRPr="00747D5F">
                <w:t>4.6</w:t>
              </w:r>
            </w:ins>
          </w:p>
        </w:tc>
        <w:tc>
          <w:tcPr>
            <w:tcW w:w="0" w:type="auto"/>
            <w:hideMark/>
            <w:tcPrChange w:id="571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8D43FD3" w14:textId="77777777" w:rsidR="00747D5F" w:rsidRPr="00747D5F" w:rsidRDefault="00747D5F" w:rsidP="00747D5F">
            <w:pPr>
              <w:spacing w:before="120" w:after="120" w:line="288" w:lineRule="auto"/>
              <w:rPr>
                <w:ins w:id="572" w:author="Jason Huang" w:date="2026-04-07T10:27:00Z"/>
                <w:rFonts w:hint="eastAsia"/>
              </w:rPr>
            </w:pPr>
            <w:ins w:id="573" w:author="Jason Huang" w:date="2026-04-07T10:27:00Z">
              <w:r w:rsidRPr="00747D5F">
                <w:t>沉淀为经验库</w:t>
              </w:r>
            </w:ins>
          </w:p>
        </w:tc>
        <w:tc>
          <w:tcPr>
            <w:tcW w:w="0" w:type="auto"/>
            <w:hideMark/>
            <w:tcPrChange w:id="574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1A15EDD" w14:textId="77777777" w:rsidR="00747D5F" w:rsidRPr="00747D5F" w:rsidRDefault="00747D5F" w:rsidP="00747D5F">
            <w:pPr>
              <w:spacing w:before="120" w:after="120" w:line="288" w:lineRule="auto"/>
              <w:rPr>
                <w:ins w:id="575" w:author="Jason Huang" w:date="2026-04-07T10:27:00Z"/>
                <w:rFonts w:hint="eastAsia"/>
              </w:rPr>
            </w:pPr>
            <w:ins w:id="576" w:author="Jason Huang" w:date="2026-04-07T10:27:00Z">
              <w:r w:rsidRPr="00747D5F">
                <w:t>每条经验包含：事件类型、场景描述、采取行动、效果、偏差原因、优化建议</w:t>
              </w:r>
            </w:ins>
          </w:p>
        </w:tc>
      </w:tr>
      <w:tr w:rsidR="00747D5F" w:rsidRPr="00747D5F" w14:paraId="268BF372" w14:textId="77777777" w:rsidTr="00747D5F">
        <w:trPr>
          <w:ins w:id="577" w:author="Jason Huang" w:date="2026-04-07T10:27:00Z"/>
          <w:trPrChange w:id="578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79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97405E2" w14:textId="77777777" w:rsidR="00747D5F" w:rsidRPr="00747D5F" w:rsidRDefault="00747D5F" w:rsidP="00747D5F">
            <w:pPr>
              <w:spacing w:before="120" w:after="120" w:line="288" w:lineRule="auto"/>
              <w:rPr>
                <w:ins w:id="580" w:author="Jason Huang" w:date="2026-04-07T10:27:00Z"/>
                <w:rFonts w:hint="eastAsia"/>
              </w:rPr>
            </w:pPr>
            <w:ins w:id="581" w:author="Jason Huang" w:date="2026-04-07T10:27:00Z">
              <w:r w:rsidRPr="00747D5F">
                <w:t>4.7</w:t>
              </w:r>
            </w:ins>
          </w:p>
        </w:tc>
        <w:tc>
          <w:tcPr>
            <w:tcW w:w="0" w:type="auto"/>
            <w:hideMark/>
            <w:tcPrChange w:id="582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3128E30" w14:textId="77777777" w:rsidR="00747D5F" w:rsidRPr="00747D5F" w:rsidRDefault="00747D5F" w:rsidP="00747D5F">
            <w:pPr>
              <w:spacing w:before="120" w:after="120" w:line="288" w:lineRule="auto"/>
              <w:rPr>
                <w:ins w:id="583" w:author="Jason Huang" w:date="2026-04-07T10:27:00Z"/>
                <w:rFonts w:hint="eastAsia"/>
              </w:rPr>
            </w:pPr>
            <w:ins w:id="584" w:author="Jason Huang" w:date="2026-04-07T10:27:00Z">
              <w:r w:rsidRPr="00747D5F">
                <w:t>更新风险感知规则</w:t>
              </w:r>
            </w:ins>
          </w:p>
        </w:tc>
        <w:tc>
          <w:tcPr>
            <w:tcW w:w="0" w:type="auto"/>
            <w:hideMark/>
            <w:tcPrChange w:id="585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9E58E2B" w14:textId="77777777" w:rsidR="00747D5F" w:rsidRPr="00747D5F" w:rsidRDefault="00747D5F" w:rsidP="00747D5F">
            <w:pPr>
              <w:spacing w:before="120" w:after="120" w:line="288" w:lineRule="auto"/>
              <w:rPr>
                <w:ins w:id="586" w:author="Jason Huang" w:date="2026-04-07T10:27:00Z"/>
                <w:rFonts w:hint="eastAsia"/>
              </w:rPr>
            </w:pPr>
            <w:ins w:id="587" w:author="Jason Huang" w:date="2026-04-07T10:27:00Z">
              <w:r w:rsidRPr="00747D5F">
                <w:t>根据经验调整：对相似事件的敏感度、事件库权重、暴露地图识别算法</w:t>
              </w:r>
            </w:ins>
          </w:p>
        </w:tc>
      </w:tr>
      <w:tr w:rsidR="00747D5F" w:rsidRPr="00747D5F" w14:paraId="10C7C299" w14:textId="77777777" w:rsidTr="00747D5F">
        <w:trPr>
          <w:ins w:id="588" w:author="Jason Huang" w:date="2026-04-07T10:27:00Z"/>
          <w:trPrChange w:id="589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590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2071E80" w14:textId="77777777" w:rsidR="00747D5F" w:rsidRPr="00747D5F" w:rsidRDefault="00747D5F" w:rsidP="00747D5F">
            <w:pPr>
              <w:spacing w:before="120" w:after="120" w:line="288" w:lineRule="auto"/>
              <w:rPr>
                <w:ins w:id="591" w:author="Jason Huang" w:date="2026-04-07T10:27:00Z"/>
                <w:rFonts w:hint="eastAsia"/>
              </w:rPr>
            </w:pPr>
            <w:ins w:id="592" w:author="Jason Huang" w:date="2026-04-07T10:27:00Z">
              <w:r w:rsidRPr="00747D5F">
                <w:t>4.8</w:t>
              </w:r>
            </w:ins>
          </w:p>
        </w:tc>
        <w:tc>
          <w:tcPr>
            <w:tcW w:w="0" w:type="auto"/>
            <w:hideMark/>
            <w:tcPrChange w:id="593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629F648" w14:textId="77777777" w:rsidR="00747D5F" w:rsidRPr="00747D5F" w:rsidRDefault="00747D5F" w:rsidP="00747D5F">
            <w:pPr>
              <w:spacing w:before="120" w:after="120" w:line="288" w:lineRule="auto"/>
              <w:rPr>
                <w:ins w:id="594" w:author="Jason Huang" w:date="2026-04-07T10:27:00Z"/>
                <w:rFonts w:hint="eastAsia"/>
              </w:rPr>
            </w:pPr>
            <w:ins w:id="595" w:author="Jason Huang" w:date="2026-04-07T10:27:00Z">
              <w:r w:rsidRPr="00747D5F">
                <w:t>更新传导模型参数</w:t>
              </w:r>
            </w:ins>
          </w:p>
        </w:tc>
        <w:tc>
          <w:tcPr>
            <w:tcW w:w="0" w:type="auto"/>
            <w:hideMark/>
            <w:tcPrChange w:id="596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2DA0391" w14:textId="77777777" w:rsidR="00747D5F" w:rsidRPr="00747D5F" w:rsidRDefault="00747D5F" w:rsidP="00747D5F">
            <w:pPr>
              <w:spacing w:before="120" w:after="120" w:line="288" w:lineRule="auto"/>
              <w:rPr>
                <w:ins w:id="597" w:author="Jason Huang" w:date="2026-04-07T10:27:00Z"/>
                <w:rFonts w:hint="eastAsia"/>
              </w:rPr>
            </w:pPr>
            <w:ins w:id="598" w:author="Jason Huang" w:date="2026-04-07T10:27:00Z">
              <w:r w:rsidRPr="00747D5F">
                <w:t>修正模型参数：反应时间、缓冲系数、备用方案可用性、恢复曲线等</w:t>
              </w:r>
            </w:ins>
          </w:p>
        </w:tc>
      </w:tr>
      <w:tr w:rsidR="00747D5F" w:rsidRPr="00747D5F" w14:paraId="355C8F1D" w14:textId="77777777" w:rsidTr="00747D5F">
        <w:trPr>
          <w:ins w:id="599" w:author="Jason Huang" w:date="2026-04-07T10:27:00Z"/>
          <w:trPrChange w:id="600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601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A8110CB" w14:textId="77777777" w:rsidR="00747D5F" w:rsidRPr="00747D5F" w:rsidRDefault="00747D5F" w:rsidP="00747D5F">
            <w:pPr>
              <w:spacing w:before="120" w:after="120" w:line="288" w:lineRule="auto"/>
              <w:rPr>
                <w:ins w:id="602" w:author="Jason Huang" w:date="2026-04-07T10:27:00Z"/>
                <w:rFonts w:hint="eastAsia"/>
              </w:rPr>
            </w:pPr>
            <w:ins w:id="603" w:author="Jason Huang" w:date="2026-04-07T10:27:00Z">
              <w:r w:rsidRPr="00747D5F">
                <w:t>4.9</w:t>
              </w:r>
            </w:ins>
          </w:p>
        </w:tc>
        <w:tc>
          <w:tcPr>
            <w:tcW w:w="0" w:type="auto"/>
            <w:hideMark/>
            <w:tcPrChange w:id="604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46E11D7" w14:textId="77777777" w:rsidR="00747D5F" w:rsidRPr="00747D5F" w:rsidRDefault="00747D5F" w:rsidP="00747D5F">
            <w:pPr>
              <w:spacing w:before="120" w:after="120" w:line="288" w:lineRule="auto"/>
              <w:rPr>
                <w:ins w:id="605" w:author="Jason Huang" w:date="2026-04-07T10:27:00Z"/>
                <w:rFonts w:hint="eastAsia"/>
              </w:rPr>
            </w:pPr>
            <w:ins w:id="606" w:author="Jason Huang" w:date="2026-04-07T10:27:00Z">
              <w:r w:rsidRPr="00747D5F">
                <w:t>更新响应模板</w:t>
              </w:r>
            </w:ins>
          </w:p>
        </w:tc>
        <w:tc>
          <w:tcPr>
            <w:tcW w:w="0" w:type="auto"/>
            <w:hideMark/>
            <w:tcPrChange w:id="607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DAF33A2" w14:textId="77777777" w:rsidR="00747D5F" w:rsidRPr="00747D5F" w:rsidRDefault="00747D5F" w:rsidP="00747D5F">
            <w:pPr>
              <w:spacing w:before="120" w:after="120" w:line="288" w:lineRule="auto"/>
              <w:rPr>
                <w:ins w:id="608" w:author="Jason Huang" w:date="2026-04-07T10:27:00Z"/>
                <w:rFonts w:hint="eastAsia"/>
              </w:rPr>
            </w:pPr>
            <w:ins w:id="609" w:author="Jason Huang" w:date="2026-04-07T10:27:00Z">
              <w:r w:rsidRPr="00747D5F">
                <w:t>针对重复出现的事件类型，预置任务模板、责任人、标准操作流程</w:t>
              </w:r>
            </w:ins>
          </w:p>
        </w:tc>
      </w:tr>
      <w:tr w:rsidR="00747D5F" w:rsidRPr="00747D5F" w14:paraId="60FD7C2B" w14:textId="77777777" w:rsidTr="00747D5F">
        <w:trPr>
          <w:ins w:id="610" w:author="Jason Huang" w:date="2026-04-07T10:27:00Z"/>
          <w:trPrChange w:id="611" w:author="Jason Huang" w:date="2026-04-07T10:27:00Z" w16du:dateUtc="2026-04-07T02:27:00Z">
            <w:trPr>
              <w:gridBefore w:val="1"/>
            </w:trPr>
          </w:trPrChange>
        </w:trPr>
        <w:tc>
          <w:tcPr>
            <w:tcW w:w="0" w:type="auto"/>
            <w:hideMark/>
            <w:tcPrChange w:id="612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AEB2D64" w14:textId="77777777" w:rsidR="00747D5F" w:rsidRPr="00747D5F" w:rsidRDefault="00747D5F" w:rsidP="00747D5F">
            <w:pPr>
              <w:spacing w:before="120" w:after="120" w:line="288" w:lineRule="auto"/>
              <w:rPr>
                <w:ins w:id="613" w:author="Jason Huang" w:date="2026-04-07T10:27:00Z"/>
                <w:rFonts w:hint="eastAsia"/>
              </w:rPr>
            </w:pPr>
            <w:ins w:id="614" w:author="Jason Huang" w:date="2026-04-07T10:27:00Z">
              <w:r w:rsidRPr="00747D5F">
                <w:t>4.10</w:t>
              </w:r>
            </w:ins>
          </w:p>
        </w:tc>
        <w:tc>
          <w:tcPr>
            <w:tcW w:w="0" w:type="auto"/>
            <w:hideMark/>
            <w:tcPrChange w:id="615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B3937B5" w14:textId="77777777" w:rsidR="00747D5F" w:rsidRPr="00747D5F" w:rsidRDefault="00747D5F" w:rsidP="00747D5F">
            <w:pPr>
              <w:spacing w:before="120" w:after="120" w:line="288" w:lineRule="auto"/>
              <w:rPr>
                <w:ins w:id="616" w:author="Jason Huang" w:date="2026-04-07T10:27:00Z"/>
                <w:rFonts w:hint="eastAsia"/>
              </w:rPr>
            </w:pPr>
            <w:ins w:id="617" w:author="Jason Huang" w:date="2026-04-07T10:27:00Z">
              <w:r w:rsidRPr="00747D5F">
                <w:t>形成闭环反馈</w:t>
              </w:r>
            </w:ins>
          </w:p>
        </w:tc>
        <w:tc>
          <w:tcPr>
            <w:tcW w:w="0" w:type="auto"/>
            <w:hideMark/>
            <w:tcPrChange w:id="618" w:author="Jason Huang" w:date="2026-04-07T10:27:00Z" w16du:dateUtc="2026-04-07T02:27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D1B078E" w14:textId="77777777" w:rsidR="00747D5F" w:rsidRPr="00747D5F" w:rsidRDefault="00747D5F" w:rsidP="00747D5F">
            <w:pPr>
              <w:spacing w:before="120" w:after="120" w:line="288" w:lineRule="auto"/>
              <w:rPr>
                <w:ins w:id="619" w:author="Jason Huang" w:date="2026-04-07T10:27:00Z"/>
                <w:rFonts w:hint="eastAsia"/>
              </w:rPr>
            </w:pPr>
            <w:ins w:id="620" w:author="Jason Huang" w:date="2026-04-07T10:27:00Z">
              <w:r w:rsidRPr="00747D5F">
                <w:t>经验库内容自动或手动反馈到流程一（风险感知）、二（传导分析）、三（协同响应）</w:t>
              </w:r>
            </w:ins>
          </w:p>
        </w:tc>
      </w:tr>
    </w:tbl>
    <w:p w14:paraId="107FBCA6" w14:textId="77777777" w:rsidR="00747D5F" w:rsidRPr="00747D5F" w:rsidRDefault="00747D5F">
      <w:pPr>
        <w:spacing w:before="120" w:after="120" w:line="288" w:lineRule="auto"/>
        <w:rPr>
          <w:ins w:id="621" w:author="Jason Huang" w:date="2026-04-07T10:27:00Z" w16du:dateUtc="2026-04-07T02:27:00Z"/>
          <w:rFonts w:hint="eastAsia"/>
        </w:rPr>
        <w:pPrChange w:id="622" w:author="Jason Huang" w:date="2026-04-07T10:27:00Z" w16du:dateUtc="2026-04-07T02:27:00Z">
          <w:pPr>
            <w:numPr>
              <w:numId w:val="44"/>
            </w:numPr>
            <w:spacing w:before="120" w:after="120" w:line="288" w:lineRule="auto"/>
          </w:pPr>
        </w:pPrChange>
      </w:pPr>
    </w:p>
    <w:p w14:paraId="58C3B190" w14:textId="3ED08621" w:rsidR="00474C43" w:rsidRDefault="0059427E" w:rsidP="009F3073">
      <w:pPr>
        <w:pStyle w:val="1"/>
        <w:rPr>
          <w:rFonts w:hint="eastAsia"/>
        </w:rPr>
      </w:pPr>
      <w:bookmarkStart w:id="623" w:name="heading_22"/>
      <w:r>
        <w:t>功</w:t>
      </w:r>
      <w:commentRangeStart w:id="624"/>
      <w:r>
        <w:t>能模块详细</w:t>
      </w:r>
      <w:bookmarkEnd w:id="623"/>
      <w:r w:rsidR="00577BDE">
        <w:t>描</w:t>
      </w:r>
      <w:commentRangeEnd w:id="624"/>
      <w:r w:rsidR="0069028F">
        <w:rPr>
          <w:rStyle w:val="a8"/>
          <w:sz w:val="44"/>
          <w:szCs w:val="44"/>
        </w:rPr>
        <w:commentReference w:id="624"/>
      </w:r>
      <w:r w:rsidR="00577BDE">
        <w:t>述</w:t>
      </w:r>
    </w:p>
    <w:p w14:paraId="58C3B191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系统整体分为</w:t>
      </w:r>
      <w:r>
        <w:rPr>
          <w:rFonts w:ascii="Arial" w:eastAsia="DengXian" w:hAnsi="Arial" w:cs="Arial"/>
        </w:rPr>
        <w:t>7</w:t>
      </w:r>
      <w:r>
        <w:rPr>
          <w:rFonts w:ascii="Arial" w:eastAsia="DengXian" w:hAnsi="Arial" w:cs="Arial"/>
        </w:rPr>
        <w:t>大核心模块，各模块功能独立且相互关联，共同实现供应链风险全生命周期闭环管理，具体功能如下：</w:t>
      </w:r>
    </w:p>
    <w:p w14:paraId="58C3B192" w14:textId="5BF3339F" w:rsidR="00474C43" w:rsidRPr="001E6B29" w:rsidRDefault="0059427E" w:rsidP="001E6B29">
      <w:pPr>
        <w:pStyle w:val="2"/>
        <w:rPr>
          <w:rFonts w:hint="eastAsia"/>
        </w:rPr>
      </w:pPr>
      <w:bookmarkStart w:id="625" w:name="heading_23"/>
      <w:r w:rsidRPr="001E6B29">
        <w:lastRenderedPageBreak/>
        <w:t>全球风险数据采集中心</w:t>
      </w:r>
      <w:bookmarkEnd w:id="625"/>
    </w:p>
    <w:p w14:paraId="58C3B193" w14:textId="7CE2A9DD" w:rsidR="00474C43" w:rsidRDefault="0059427E" w:rsidP="001E6B29">
      <w:pPr>
        <w:pStyle w:val="3"/>
        <w:rPr>
          <w:rFonts w:hint="eastAsia"/>
        </w:rPr>
      </w:pPr>
      <w:bookmarkStart w:id="626" w:name="heading_24"/>
      <w:r>
        <w:t>功能概述</w:t>
      </w:r>
      <w:bookmarkEnd w:id="626"/>
    </w:p>
    <w:p w14:paraId="58C3B194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作为系统的数据底座，实现</w:t>
      </w:r>
      <w:r>
        <w:rPr>
          <w:rFonts w:ascii="Arial" w:eastAsia="DengXian" w:hAnsi="Arial" w:cs="Arial"/>
        </w:rPr>
        <w:t>7×24</w:t>
      </w:r>
      <w:r>
        <w:rPr>
          <w:rFonts w:ascii="Arial" w:eastAsia="DengXian" w:hAnsi="Arial" w:cs="Arial"/>
        </w:rPr>
        <w:t>小时实时抓取、对接全球多维度供应链风险数据，完成数据清洗、标准化、校验与入库，保障数据的准确性、时效性与完整性，为后续风险分析提供可靠数据支撑。</w:t>
      </w:r>
    </w:p>
    <w:p w14:paraId="58C3B195" w14:textId="57390898" w:rsidR="00474C43" w:rsidRDefault="0059427E" w:rsidP="001E6B29">
      <w:pPr>
        <w:pStyle w:val="3"/>
        <w:rPr>
          <w:rFonts w:hint="eastAsia"/>
        </w:rPr>
      </w:pPr>
      <w:bookmarkStart w:id="627" w:name="heading_25"/>
      <w:r>
        <w:t>详细功能需求</w:t>
      </w:r>
      <w:bookmarkEnd w:id="627"/>
    </w:p>
    <w:p w14:paraId="58C3B196" w14:textId="0F91F9C8" w:rsidR="00474C43" w:rsidRDefault="0059427E" w:rsidP="001E6B29">
      <w:pPr>
        <w:pStyle w:val="4"/>
        <w:rPr>
          <w:rFonts w:hint="eastAsia"/>
        </w:rPr>
      </w:pPr>
      <w:bookmarkStart w:id="628" w:name="heading_26"/>
      <w:r>
        <w:t>多源数据接入</w:t>
      </w:r>
      <w:bookmarkEnd w:id="628"/>
    </w:p>
    <w:p w14:paraId="58C3B197" w14:textId="77777777" w:rsidR="00474C43" w:rsidRDefault="0059427E" w:rsidP="00980F6C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外部公开数据接入：支持抓取全球开源地缘冲突、自然灾害（地震、洪水、台风等）、港口拥堵、罢工、汇率波动、海关政策、贸易制裁名单等公开数据，覆盖全球主要国家与地区，支持关键词定制抓取。</w:t>
      </w:r>
    </w:p>
    <w:p w14:paraId="58C3B198" w14:textId="77777777" w:rsidR="00474C43" w:rsidRDefault="0059427E" w:rsidP="00980F6C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第三方数据消费：支持对接全球气象、航运指数、贸易合规、</w:t>
      </w:r>
      <w:r>
        <w:rPr>
          <w:rFonts w:ascii="Arial" w:eastAsia="DengXian" w:hAnsi="Arial" w:cs="Arial"/>
        </w:rPr>
        <w:t>ESG</w:t>
      </w:r>
      <w:r>
        <w:rPr>
          <w:rFonts w:ascii="Arial" w:eastAsia="DengXian" w:hAnsi="Arial" w:cs="Arial"/>
        </w:rPr>
        <w:t>评级等第三方服务商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，实现数据实时同步，可配置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调用频率与密钥管理。</w:t>
      </w:r>
    </w:p>
    <w:p w14:paraId="58C3B199" w14:textId="77777777" w:rsidR="00474C43" w:rsidRDefault="0059427E" w:rsidP="00980F6C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内部数据对接：支持与企业现有</w:t>
      </w:r>
      <w:r>
        <w:rPr>
          <w:rFonts w:ascii="Arial" w:eastAsia="DengXian" w:hAnsi="Arial" w:cs="Arial"/>
        </w:rPr>
        <w:t>ERP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SRM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WMS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TMS</w:t>
      </w:r>
      <w:r>
        <w:rPr>
          <w:rFonts w:ascii="Arial" w:eastAsia="DengXian" w:hAnsi="Arial" w:cs="Arial"/>
        </w:rPr>
        <w:t>、生产计划系统对接，同步物料信息、供应商信息、采购订单、物流轨迹、库存数据、生产计划等内部数据，实现内外部数据打通。</w:t>
      </w:r>
    </w:p>
    <w:p w14:paraId="58C3B19A" w14:textId="77777777" w:rsidR="00474C43" w:rsidRDefault="0059427E" w:rsidP="00980F6C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人工上报入口：支持用户手动上报未被系统抓取的风险事件，填写事件类型、描述、影响范围、相关附件等信息，经审核后纳入系统。</w:t>
      </w:r>
    </w:p>
    <w:p w14:paraId="58C3B19B" w14:textId="053BAD2C" w:rsidR="00474C43" w:rsidRDefault="0059427E" w:rsidP="001E6B29">
      <w:pPr>
        <w:pStyle w:val="4"/>
        <w:rPr>
          <w:rFonts w:hint="eastAsia"/>
        </w:rPr>
        <w:pPrChange w:id="629" w:author="Haibin HB18 Li" w:date="2026-04-07T16:35:00Z" w16du:dateUtc="2026-04-07T08:35:00Z">
          <w:pPr>
            <w:spacing w:before="240" w:after="120" w:line="288" w:lineRule="auto"/>
            <w:outlineLvl w:val="4"/>
          </w:pPr>
        </w:pPrChange>
      </w:pPr>
      <w:bookmarkStart w:id="630" w:name="heading_27"/>
      <w:r>
        <w:t>采集任务管理</w:t>
      </w:r>
      <w:bookmarkEnd w:id="630"/>
    </w:p>
    <w:p w14:paraId="58C3B19C" w14:textId="77777777" w:rsidR="00474C43" w:rsidRDefault="0059427E" w:rsidP="00980F6C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采集模式：支持实时采集、定时采集、增量采集三种模式，可根据数据类型配置对应采集模式。</w:t>
      </w:r>
    </w:p>
    <w:p w14:paraId="58C3B19D" w14:textId="77777777" w:rsidR="00474C43" w:rsidRDefault="0059427E" w:rsidP="00980F6C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采集频率：可自定义配置采集频率，支持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分钟、</w:t>
      </w:r>
      <w:r>
        <w:rPr>
          <w:rFonts w:ascii="Arial" w:eastAsia="DengXian" w:hAnsi="Arial" w:cs="Arial"/>
        </w:rPr>
        <w:t>15</w:t>
      </w:r>
      <w:r>
        <w:rPr>
          <w:rFonts w:ascii="Arial" w:eastAsia="DengXian" w:hAnsi="Arial" w:cs="Arial"/>
        </w:rPr>
        <w:t>分钟、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分钟、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小时、</w:t>
      </w:r>
      <w:r>
        <w:rPr>
          <w:rFonts w:ascii="Arial" w:eastAsia="DengXian" w:hAnsi="Arial" w:cs="Arial"/>
        </w:rPr>
        <w:t>24</w:t>
      </w:r>
      <w:r>
        <w:rPr>
          <w:rFonts w:ascii="Arial" w:eastAsia="DengXian" w:hAnsi="Arial" w:cs="Arial"/>
        </w:rPr>
        <w:t>小时等，核心风险数据（如港口拥堵、贸易制裁）采集频率不低于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分钟。</w:t>
      </w:r>
    </w:p>
    <w:p w14:paraId="58C3B19E" w14:textId="77777777" w:rsidR="00474C43" w:rsidRDefault="0059427E" w:rsidP="00980F6C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采集任务配置：支持新增、编辑、停用采集任务，配置采集数据源、采集范围、采集字段、存储路径等参数。</w:t>
      </w:r>
    </w:p>
    <w:p w14:paraId="58C3B19F" w14:textId="77777777" w:rsidR="00474C43" w:rsidRDefault="0059427E" w:rsidP="00980F6C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采集监控：实时展示各采集任务的运行状态（运行中、暂停、失败），失败任务自动重试（最多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次），重试失败则发送告警通知给系统管理员。</w:t>
      </w:r>
    </w:p>
    <w:p w14:paraId="58C3B1A0" w14:textId="525DAD54" w:rsidR="00474C43" w:rsidRDefault="0059427E" w:rsidP="001E6B29">
      <w:pPr>
        <w:pStyle w:val="4"/>
        <w:rPr>
          <w:rFonts w:hint="eastAsia"/>
        </w:rPr>
        <w:pPrChange w:id="631" w:author="Haibin HB18 Li" w:date="2026-04-07T16:36:00Z" w16du:dateUtc="2026-04-07T08:36:00Z">
          <w:pPr>
            <w:spacing w:before="240" w:after="120" w:line="288" w:lineRule="auto"/>
            <w:outlineLvl w:val="4"/>
          </w:pPr>
        </w:pPrChange>
      </w:pPr>
      <w:bookmarkStart w:id="632" w:name="heading_28"/>
      <w:r>
        <w:t>风险数据清洗</w:t>
      </w:r>
      <w:bookmarkEnd w:id="632"/>
    </w:p>
    <w:p w14:paraId="58C3B1A1" w14:textId="77777777" w:rsidR="00474C43" w:rsidRDefault="0059427E" w:rsidP="00980F6C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自动清洗：系统自动对采集的原始数据进行去重、格式标准化、缺失值填充、异常值过滤，确保数据一致性。</w:t>
      </w:r>
    </w:p>
    <w:p w14:paraId="58C3B1A2" w14:textId="77777777" w:rsidR="00474C43" w:rsidRDefault="0059427E" w:rsidP="00980F6C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数据标准化：统一数据口径与格式，如日期格式、地区编码、风险类型编码等，确保内外部数据可对接、可分析。</w:t>
      </w:r>
    </w:p>
    <w:p w14:paraId="58C3B1A3" w14:textId="1FF0AAEA" w:rsidR="00474C43" w:rsidRDefault="0059427E" w:rsidP="001E6B29">
      <w:pPr>
        <w:pStyle w:val="4"/>
        <w:rPr>
          <w:rFonts w:hint="eastAsia"/>
        </w:rPr>
        <w:pPrChange w:id="633" w:author="Haibin HB18 Li" w:date="2026-04-07T16:36:00Z" w16du:dateUtc="2026-04-07T08:36:00Z">
          <w:pPr>
            <w:spacing w:before="240" w:after="120" w:line="288" w:lineRule="auto"/>
            <w:outlineLvl w:val="4"/>
          </w:pPr>
        </w:pPrChange>
      </w:pPr>
      <w:bookmarkStart w:id="634" w:name="heading_29"/>
      <w:r>
        <w:t>风险数据校验</w:t>
      </w:r>
      <w:bookmarkEnd w:id="634"/>
    </w:p>
    <w:p w14:paraId="58C3B1A4" w14:textId="77777777" w:rsidR="00474C43" w:rsidRDefault="0059427E" w:rsidP="00980F6C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数据校验：采用多源交叉验证（同一风险事件多渠道比对）、时效性校验（过滤过期数据）、准确性校验（与历史数据、标准数据比对），过滤虚假、错误数据。</w:t>
      </w:r>
    </w:p>
    <w:p w14:paraId="58C3B1A5" w14:textId="77777777" w:rsidR="00474C43" w:rsidRDefault="0059427E" w:rsidP="00980F6C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支持人工参与双向交叉校验，由两名及以上风控专员分别核对数据真实性、准确性，结合多源数据佐证与业务经验，确认数据有效性；校验结果不一致时，启动复核流程，由资深专员裁定，确保可疑数据得到精准处置，同时将人工校验结果反馈至自动校验模型，持续优化校验规则。</w:t>
      </w:r>
    </w:p>
    <w:p w14:paraId="58C3B1A6" w14:textId="5877C5BE" w:rsidR="00474C43" w:rsidRDefault="0059427E" w:rsidP="001E6B29">
      <w:pPr>
        <w:pStyle w:val="4"/>
        <w:rPr>
          <w:rFonts w:hint="eastAsia"/>
        </w:rPr>
        <w:pPrChange w:id="635" w:author="Haibin HB18 Li" w:date="2026-04-07T16:36:00Z" w16du:dateUtc="2026-04-07T08:36:00Z">
          <w:pPr>
            <w:spacing w:before="240" w:after="120" w:line="288" w:lineRule="auto"/>
            <w:outlineLvl w:val="4"/>
          </w:pPr>
        </w:pPrChange>
      </w:pPr>
      <w:bookmarkStart w:id="636" w:name="heading_30"/>
      <w:r>
        <w:t>数据管理</w:t>
      </w:r>
      <w:bookmarkEnd w:id="636"/>
    </w:p>
    <w:p w14:paraId="58C3B1A7" w14:textId="77777777" w:rsidR="00474C43" w:rsidRDefault="0059427E" w:rsidP="00980F6C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原始数据查询：支持按数据源、采集时间、风险类型、区域等条件查询原始数据，查看数据详情与采集日志。</w:t>
      </w:r>
    </w:p>
    <w:p w14:paraId="58C3B1A8" w14:textId="77777777" w:rsidR="00474C43" w:rsidRDefault="0059427E" w:rsidP="00980F6C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采集日志管理：记录所有采集任务的运行日志，包括采集时间、采集数量、成功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失败数量、失败原因等，日志保留时间不少于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年，支持查询与导出。</w:t>
      </w:r>
    </w:p>
    <w:p w14:paraId="58C3B1A9" w14:textId="77777777" w:rsidR="00474C43" w:rsidRDefault="0059427E" w:rsidP="00980F6C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数据源管理：支持新增、编辑、删除数据源，配置数据源状态（启用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禁用）、对接方式、权限等，支持数据源健康度监控。</w:t>
      </w:r>
    </w:p>
    <w:p w14:paraId="58C3B1AA" w14:textId="7EF5AF8B" w:rsidR="00474C43" w:rsidRPr="001E6B29" w:rsidRDefault="0059427E" w:rsidP="001E6B29">
      <w:pPr>
        <w:pStyle w:val="2"/>
        <w:rPr>
          <w:rFonts w:hint="eastAsia"/>
        </w:rPr>
      </w:pPr>
      <w:bookmarkStart w:id="637" w:name="heading_31"/>
      <w:r w:rsidRPr="001E6B29">
        <w:rPr>
          <w:rFonts w:hint="eastAsia"/>
        </w:rPr>
        <w:t>风险智能分析中心</w:t>
      </w:r>
      <w:bookmarkEnd w:id="637"/>
    </w:p>
    <w:p w14:paraId="58C3B1AB" w14:textId="31BE1BD4" w:rsidR="00474C43" w:rsidRPr="001E6B29" w:rsidRDefault="0059427E" w:rsidP="001E6B29">
      <w:pPr>
        <w:pStyle w:val="3"/>
        <w:rPr>
          <w:rFonts w:hint="eastAsia"/>
        </w:rPr>
      </w:pPr>
      <w:bookmarkStart w:id="638" w:name="heading_32"/>
      <w:r w:rsidRPr="001E6B29">
        <w:rPr>
          <w:rFonts w:hint="eastAsia"/>
        </w:rPr>
        <w:t>功能概述</w:t>
      </w:r>
      <w:bookmarkEnd w:id="638"/>
    </w:p>
    <w:p w14:paraId="58C3B1AC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对入库的风险数据进行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智能识别、分类、分级、影响评估与传导路径分析，结合风险阈值体系，量化风险影响，生成风险分析报告，为风险预警与应对决策提供数据支撑。</w:t>
      </w:r>
    </w:p>
    <w:p w14:paraId="58C3B1AD" w14:textId="385A87B8" w:rsidR="00474C43" w:rsidRPr="001E6B29" w:rsidRDefault="0059427E" w:rsidP="009263DC">
      <w:pPr>
        <w:pStyle w:val="3"/>
        <w:rPr>
          <w:rPrChange w:id="639" w:author="Haibin HB18 Li" w:date="2026-04-07T16:37:00Z" w16du:dateUtc="2026-04-07T08:37:00Z">
            <w:rPr>
              <w:rFonts w:ascii="Arial" w:eastAsia="DengXian" w:hAnsi="Arial" w:cs="Arial"/>
              <w:sz w:val="28"/>
              <w:szCs w:val="28"/>
            </w:rPr>
          </w:rPrChange>
        </w:rPr>
      </w:pPr>
      <w:bookmarkStart w:id="640" w:name="heading_33"/>
      <w:r w:rsidRPr="009263DC">
        <w:rPr>
          <w:rFonts w:hint="eastAsia"/>
        </w:rPr>
        <w:t>详细功能需求</w:t>
      </w:r>
      <w:bookmarkEnd w:id="640"/>
      <w:r w:rsidR="009C083C" w:rsidRPr="001E6B29">
        <w:rPr>
          <w:rPrChange w:id="641" w:author="Haibin HB18 Li" w:date="2026-04-07T16:37:00Z" w16du:dateUtc="2026-04-07T08:37:00Z">
            <w:rPr>
              <w:rFonts w:ascii="Arial" w:eastAsia="DengXian" w:hAnsi="Arial" w:cs="Arial"/>
              <w:sz w:val="28"/>
              <w:szCs w:val="28"/>
            </w:rPr>
          </w:rPrChange>
        </w:rPr>
        <w:t xml:space="preserve"> </w:t>
      </w:r>
    </w:p>
    <w:p w14:paraId="58C3B1AE" w14:textId="6B9BE285" w:rsidR="00474C43" w:rsidRDefault="0059427E" w:rsidP="00250D33">
      <w:pPr>
        <w:pStyle w:val="4"/>
        <w:rPr>
          <w:rFonts w:hint="eastAsia"/>
        </w:rPr>
      </w:pPr>
      <w:bookmarkStart w:id="642" w:name="heading_34"/>
      <w:r>
        <w:t>风险</w:t>
      </w:r>
      <w:commentRangeStart w:id="643"/>
      <w:r>
        <w:t>自动分类</w:t>
      </w:r>
      <w:bookmarkEnd w:id="642"/>
      <w:commentRangeEnd w:id="643"/>
      <w:r w:rsidR="00F97F0A">
        <w:rPr>
          <w:rStyle w:val="a8"/>
          <w:rFonts w:hint="eastAsia"/>
          <w:sz w:val="22"/>
          <w:szCs w:val="24"/>
        </w:rPr>
        <w:commentReference w:id="643"/>
      </w:r>
      <w:r w:rsidR="00727814">
        <w:rPr>
          <w:rFonts w:hint="eastAsia"/>
        </w:rPr>
        <w:t xml:space="preserve"> （Haibin</w:t>
      </w:r>
      <w:r w:rsidR="00FE24EC">
        <w:rPr>
          <w:rFonts w:hint="eastAsia"/>
        </w:rPr>
        <w:t xml:space="preserve"> P1</w:t>
      </w:r>
      <w:r w:rsidR="00727814">
        <w:rPr>
          <w:rFonts w:hint="eastAsia"/>
        </w:rPr>
        <w:t>）</w:t>
      </w:r>
    </w:p>
    <w:p w14:paraId="58C3B1AF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基于预设规则与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算法，自动将风险事件分为五大核心领域，支持自定义新增、编辑风险类型标签，包括风险事件类型和业务风险类型标签：</w:t>
      </w:r>
    </w:p>
    <w:p w14:paraId="58C3B1B0" w14:textId="2FE1C7D6" w:rsidR="00474C43" w:rsidRDefault="0059427E" w:rsidP="00980F6C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风险事件类型</w:t>
      </w:r>
    </w:p>
    <w:tbl>
      <w:tblPr>
        <w:tblW w:w="7330" w:type="dxa"/>
        <w:tblInd w:w="113" w:type="dxa"/>
        <w:tblLook w:val="04A0" w:firstRow="1" w:lastRow="0" w:firstColumn="1" w:lastColumn="0" w:noHBand="0" w:noVBand="1"/>
      </w:tblPr>
      <w:tblGrid>
        <w:gridCol w:w="1760"/>
        <w:gridCol w:w="2460"/>
        <w:gridCol w:w="3110"/>
      </w:tblGrid>
      <w:tr w:rsidR="009263DC" w:rsidRPr="009263DC" w14:paraId="6F21614F" w14:textId="77777777" w:rsidTr="009263DC">
        <w:trPr>
          <w:trHeight w:val="290"/>
          <w:ins w:id="644" w:author="Haibin HB18 Li" w:date="2026-04-08T09:42:00Z" w16du:dateUtc="2026-04-08T01:42:00Z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B7A12D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45" w:author="Haibin HB18 Li" w:date="2026-04-08T09:42:00Z" w16du:dateUtc="2026-04-08T01:42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ins w:id="64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 w:hint="eastAsia"/>
                  <w:b/>
                  <w:bCs/>
                  <w:color w:val="000000"/>
                  <w:kern w:val="0"/>
                  <w:szCs w:val="22"/>
                  <w14:ligatures w14:val="none"/>
                </w:rPr>
                <w:t>一级分</w:t>
              </w:r>
              <w:r w:rsidRPr="009263DC">
                <w:rPr>
                  <w:rFonts w:ascii="Microsoft YaHei" w:eastAsia="Microsoft YaHei" w:hAnsi="Microsoft YaHei" w:cs="Microsoft YaHei"/>
                  <w:b/>
                  <w:bCs/>
                  <w:color w:val="000000"/>
                  <w:kern w:val="0"/>
                  <w:szCs w:val="22"/>
                  <w14:ligatures w14:val="none"/>
                </w:rPr>
                <w:t>类</w:t>
              </w:r>
            </w:ins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532813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47" w:author="Haibin HB18 Li" w:date="2026-04-08T09:42:00Z" w16du:dateUtc="2026-04-08T01:42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ins w:id="64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b/>
                  <w:bCs/>
                  <w:color w:val="000000"/>
                  <w:kern w:val="0"/>
                  <w:szCs w:val="22"/>
                  <w14:ligatures w14:val="none"/>
                </w:rPr>
                <w:t>二级分类</w:t>
              </w:r>
            </w:ins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D9458D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49" w:author="Haibin HB18 Li" w:date="2026-04-08T09:42:00Z" w16du:dateUtc="2026-04-08T01:42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ins w:id="65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b/>
                  <w:bCs/>
                  <w:color w:val="000000"/>
                  <w:kern w:val="0"/>
                  <w:szCs w:val="22"/>
                  <w14:ligatures w14:val="none"/>
                </w:rPr>
                <w:t>三级分类</w:t>
              </w:r>
            </w:ins>
          </w:p>
        </w:tc>
      </w:tr>
      <w:tr w:rsidR="009263DC" w:rsidRPr="009263DC" w14:paraId="2EB8557C" w14:textId="77777777" w:rsidTr="009263DC">
        <w:trPr>
          <w:trHeight w:val="290"/>
          <w:ins w:id="65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F03D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5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5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外部环境风险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4325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5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5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地缘政治与关税风险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C139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5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5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关税增加</w:t>
              </w:r>
            </w:ins>
          </w:p>
        </w:tc>
      </w:tr>
      <w:tr w:rsidR="009263DC" w:rsidRPr="009263DC" w14:paraId="7B074D9C" w14:textId="77777777" w:rsidTr="009263DC">
        <w:trPr>
          <w:trHeight w:val="290"/>
          <w:ins w:id="65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4306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5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6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23F7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6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6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9232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6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6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关税降低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豁免风险</w:t>
              </w:r>
            </w:ins>
          </w:p>
        </w:tc>
      </w:tr>
      <w:tr w:rsidR="009263DC" w:rsidRPr="009263DC" w14:paraId="633D0406" w14:textId="77777777" w:rsidTr="009263DC">
        <w:trPr>
          <w:trHeight w:val="290"/>
          <w:ins w:id="66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958D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6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6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lastRenderedPageBreak/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79E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6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6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F932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7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7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贸易协定变化风险</w:t>
              </w:r>
            </w:ins>
          </w:p>
        </w:tc>
      </w:tr>
      <w:tr w:rsidR="009263DC" w:rsidRPr="009263DC" w14:paraId="4B99F803" w14:textId="77777777" w:rsidTr="009263DC">
        <w:trPr>
          <w:trHeight w:val="290"/>
          <w:ins w:id="67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0579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7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7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D80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7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7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8FD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7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7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出口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进口管制风险</w:t>
              </w:r>
            </w:ins>
          </w:p>
        </w:tc>
      </w:tr>
      <w:tr w:rsidR="009263DC" w:rsidRPr="009263DC" w14:paraId="2EAAB73D" w14:textId="77777777" w:rsidTr="009263DC">
        <w:trPr>
          <w:trHeight w:val="290"/>
          <w:ins w:id="67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660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8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8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EE3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8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8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5B62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8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8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地缘军事冲突风险</w:t>
              </w:r>
            </w:ins>
          </w:p>
        </w:tc>
      </w:tr>
      <w:tr w:rsidR="009263DC" w:rsidRPr="009263DC" w14:paraId="23CC230E" w14:textId="77777777" w:rsidTr="009263DC">
        <w:trPr>
          <w:trHeight w:val="290"/>
          <w:ins w:id="68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5F4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8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8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D30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8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9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4AD6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9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9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经济制裁风险</w:t>
              </w:r>
            </w:ins>
          </w:p>
        </w:tc>
      </w:tr>
      <w:tr w:rsidR="009263DC" w:rsidRPr="009263DC" w14:paraId="4CE469C8" w14:textId="77777777" w:rsidTr="009263DC">
        <w:trPr>
          <w:trHeight w:val="290"/>
          <w:ins w:id="69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9882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9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9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8551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9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9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宏观经济风险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644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69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69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经济周期下行风险</w:t>
              </w:r>
            </w:ins>
          </w:p>
        </w:tc>
      </w:tr>
      <w:tr w:rsidR="009263DC" w:rsidRPr="009263DC" w14:paraId="49F07C66" w14:textId="77777777" w:rsidTr="009263DC">
        <w:trPr>
          <w:trHeight w:val="290"/>
          <w:ins w:id="70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AF8C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0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0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6729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0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0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7AAC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0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0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通胀与利率风险</w:t>
              </w:r>
            </w:ins>
          </w:p>
        </w:tc>
      </w:tr>
      <w:tr w:rsidR="009263DC" w:rsidRPr="009263DC" w14:paraId="3B976A6C" w14:textId="77777777" w:rsidTr="009263DC">
        <w:trPr>
          <w:trHeight w:val="290"/>
          <w:ins w:id="70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2D8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0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0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D1B3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1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1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FDA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1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1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房地产市场风险</w:t>
              </w:r>
            </w:ins>
          </w:p>
        </w:tc>
      </w:tr>
      <w:tr w:rsidR="009263DC" w:rsidRPr="009263DC" w14:paraId="1F4788A7" w14:textId="77777777" w:rsidTr="009263DC">
        <w:trPr>
          <w:trHeight w:val="290"/>
          <w:ins w:id="71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A960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1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1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D6B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1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1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E29D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1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2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消费信心风险</w:t>
              </w:r>
            </w:ins>
          </w:p>
        </w:tc>
      </w:tr>
      <w:tr w:rsidR="009263DC" w:rsidRPr="009263DC" w14:paraId="08D9E91C" w14:textId="77777777" w:rsidTr="009263DC">
        <w:trPr>
          <w:trHeight w:val="290"/>
          <w:ins w:id="72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31F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2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2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33BD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2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2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原材料价格风险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F3D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2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2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钢材价格风险</w:t>
              </w:r>
            </w:ins>
          </w:p>
        </w:tc>
      </w:tr>
      <w:tr w:rsidR="009263DC" w:rsidRPr="009263DC" w14:paraId="64A1EC37" w14:textId="77777777" w:rsidTr="009263DC">
        <w:trPr>
          <w:trHeight w:val="290"/>
          <w:ins w:id="72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94C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2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3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7E28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3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3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9CE7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3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3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铜材价格风险</w:t>
              </w:r>
            </w:ins>
          </w:p>
        </w:tc>
      </w:tr>
      <w:tr w:rsidR="009263DC" w:rsidRPr="009263DC" w14:paraId="3618F7A5" w14:textId="77777777" w:rsidTr="009263DC">
        <w:trPr>
          <w:trHeight w:val="290"/>
          <w:ins w:id="73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FDD0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3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3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F810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3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3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C75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4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4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塑料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化工品价格风险</w:t>
              </w:r>
            </w:ins>
          </w:p>
        </w:tc>
      </w:tr>
      <w:tr w:rsidR="009263DC" w:rsidRPr="009263DC" w14:paraId="63F36D9B" w14:textId="77777777" w:rsidTr="009263DC">
        <w:trPr>
          <w:trHeight w:val="290"/>
          <w:ins w:id="74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1358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4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4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F82E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4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4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E230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4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4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关键材料供应风险</w:t>
              </w:r>
            </w:ins>
          </w:p>
        </w:tc>
      </w:tr>
      <w:tr w:rsidR="009263DC" w:rsidRPr="009263DC" w14:paraId="57FB2825" w14:textId="77777777" w:rsidTr="009263DC">
        <w:trPr>
          <w:trHeight w:val="290"/>
          <w:ins w:id="74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0C2E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5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5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0F6F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5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5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政策法规风险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F820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5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5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环保法规风险</w:t>
              </w:r>
            </w:ins>
          </w:p>
        </w:tc>
      </w:tr>
      <w:tr w:rsidR="009263DC" w:rsidRPr="009263DC" w14:paraId="12879FA2" w14:textId="77777777" w:rsidTr="009263DC">
        <w:trPr>
          <w:trHeight w:val="290"/>
          <w:ins w:id="75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EDE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5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5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5B3C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5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6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F518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6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6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产品标准风险</w:t>
              </w:r>
            </w:ins>
          </w:p>
        </w:tc>
      </w:tr>
      <w:tr w:rsidR="009263DC" w:rsidRPr="009263DC" w14:paraId="6AEB0370" w14:textId="77777777" w:rsidTr="009263DC">
        <w:trPr>
          <w:trHeight w:val="290"/>
          <w:ins w:id="76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3B96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6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6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D97E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6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6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B5A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6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6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劳动法规风险</w:t>
              </w:r>
            </w:ins>
          </w:p>
        </w:tc>
      </w:tr>
      <w:tr w:rsidR="009263DC" w:rsidRPr="009263DC" w14:paraId="378F7100" w14:textId="77777777" w:rsidTr="009263DC">
        <w:trPr>
          <w:trHeight w:val="290"/>
          <w:ins w:id="77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FC0D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7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7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6F51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7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7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64C0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7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7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数据合规风险</w:t>
              </w:r>
            </w:ins>
          </w:p>
        </w:tc>
      </w:tr>
      <w:tr w:rsidR="009263DC" w:rsidRPr="009263DC" w14:paraId="65700119" w14:textId="77777777" w:rsidTr="009263DC">
        <w:trPr>
          <w:trHeight w:val="290"/>
          <w:ins w:id="77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ED94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7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7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24F3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8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8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公共卫生风险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4A87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8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8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大流行病风险</w:t>
              </w:r>
            </w:ins>
          </w:p>
        </w:tc>
      </w:tr>
      <w:tr w:rsidR="009263DC" w:rsidRPr="009263DC" w14:paraId="133032F7" w14:textId="77777777" w:rsidTr="009263DC">
        <w:trPr>
          <w:trHeight w:val="290"/>
          <w:ins w:id="78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6FF7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8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8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3FF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8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8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D674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8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9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区域性疫情风险</w:t>
              </w:r>
            </w:ins>
          </w:p>
        </w:tc>
      </w:tr>
      <w:tr w:rsidR="009263DC" w:rsidRPr="009263DC" w14:paraId="558CF700" w14:textId="77777777" w:rsidTr="009263DC">
        <w:trPr>
          <w:trHeight w:val="290"/>
          <w:ins w:id="79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FE03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9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9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219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9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9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81FE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9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79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防疫政策风险</w:t>
              </w:r>
            </w:ins>
          </w:p>
        </w:tc>
      </w:tr>
      <w:tr w:rsidR="009263DC" w:rsidRPr="009263DC" w14:paraId="51C139C1" w14:textId="77777777" w:rsidTr="009263DC">
        <w:trPr>
          <w:trHeight w:val="290"/>
          <w:ins w:id="79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C8E2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79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0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6F94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0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0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自然灾害风险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6546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0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0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地震风险</w:t>
              </w:r>
            </w:ins>
          </w:p>
        </w:tc>
      </w:tr>
      <w:tr w:rsidR="009263DC" w:rsidRPr="009263DC" w14:paraId="68567DC1" w14:textId="77777777" w:rsidTr="009263DC">
        <w:trPr>
          <w:trHeight w:val="290"/>
          <w:ins w:id="80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1736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0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0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616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0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0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8739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1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1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洪水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台风风险</w:t>
              </w:r>
            </w:ins>
          </w:p>
        </w:tc>
      </w:tr>
      <w:tr w:rsidR="009263DC" w:rsidRPr="009263DC" w14:paraId="75479917" w14:textId="77777777" w:rsidTr="009263DC">
        <w:trPr>
          <w:trHeight w:val="290"/>
          <w:ins w:id="81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34D8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1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1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E38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1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1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351D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1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1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极端气候风险</w:t>
              </w:r>
            </w:ins>
          </w:p>
        </w:tc>
      </w:tr>
      <w:tr w:rsidR="009263DC" w:rsidRPr="009263DC" w14:paraId="22925617" w14:textId="77777777" w:rsidTr="009263DC">
        <w:trPr>
          <w:trHeight w:val="290"/>
          <w:ins w:id="81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0E7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2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2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上游供应端风险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C3EC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2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2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供应商财务风险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FCF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2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2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核心供应商资金链断裂</w:t>
              </w:r>
            </w:ins>
          </w:p>
        </w:tc>
      </w:tr>
      <w:tr w:rsidR="009263DC" w:rsidRPr="009263DC" w14:paraId="3587D128" w14:textId="77777777" w:rsidTr="009263DC">
        <w:trPr>
          <w:trHeight w:val="290"/>
          <w:ins w:id="82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D796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2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2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78EC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2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3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509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3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3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供应商因成本上涨经营恶化</w:t>
              </w:r>
            </w:ins>
          </w:p>
        </w:tc>
      </w:tr>
      <w:tr w:rsidR="009263DC" w:rsidRPr="009263DC" w14:paraId="23AAA2CF" w14:textId="77777777" w:rsidTr="009263DC">
        <w:trPr>
          <w:trHeight w:val="290"/>
          <w:ins w:id="83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CCD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3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3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3123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3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3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0048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3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3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供应商过度依赖单一客户</w:t>
              </w:r>
            </w:ins>
          </w:p>
        </w:tc>
      </w:tr>
      <w:tr w:rsidR="009263DC" w:rsidRPr="009263DC" w14:paraId="0E4412E2" w14:textId="77777777" w:rsidTr="009263DC">
        <w:trPr>
          <w:trHeight w:val="290"/>
          <w:ins w:id="84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4AB0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4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4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1FE7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4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4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DE2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4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4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预付款后供应商违约风险</w:t>
              </w:r>
            </w:ins>
          </w:p>
        </w:tc>
      </w:tr>
      <w:tr w:rsidR="009263DC" w:rsidRPr="009263DC" w14:paraId="21EA209C" w14:textId="77777777" w:rsidTr="009263DC">
        <w:trPr>
          <w:trHeight w:val="290"/>
          <w:ins w:id="84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13D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4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4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7BBC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5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5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供应商质量风险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ADD5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5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5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批次性来料不良</w:t>
              </w:r>
            </w:ins>
          </w:p>
        </w:tc>
      </w:tr>
      <w:tr w:rsidR="009263DC" w:rsidRPr="009263DC" w14:paraId="6BABD9AB" w14:textId="77777777" w:rsidTr="009263DC">
        <w:trPr>
          <w:trHeight w:val="290"/>
          <w:ins w:id="85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B79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5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5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D218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5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5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C13A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5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6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质量不达标导致成品召回</w:t>
              </w:r>
            </w:ins>
          </w:p>
        </w:tc>
      </w:tr>
      <w:tr w:rsidR="009263DC" w:rsidRPr="009263DC" w14:paraId="49732AE1" w14:textId="77777777" w:rsidTr="009263DC">
        <w:trPr>
          <w:trHeight w:val="290"/>
          <w:ins w:id="86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A5EB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6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6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FA9F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6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6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E6F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6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6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供应商工艺变更未通知</w:t>
              </w:r>
            </w:ins>
          </w:p>
        </w:tc>
      </w:tr>
      <w:tr w:rsidR="009263DC" w:rsidRPr="009263DC" w14:paraId="0CF60DC6" w14:textId="77777777" w:rsidTr="009263DC">
        <w:trPr>
          <w:trHeight w:val="290"/>
          <w:ins w:id="86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0C6B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6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7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AC9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7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7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D8FE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7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7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ESG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合规问题</w:t>
              </w:r>
            </w:ins>
          </w:p>
        </w:tc>
      </w:tr>
      <w:tr w:rsidR="009263DC" w:rsidRPr="009263DC" w14:paraId="22017C29" w14:textId="77777777" w:rsidTr="009263DC">
        <w:trPr>
          <w:trHeight w:val="290"/>
          <w:ins w:id="87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B26A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7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7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46E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7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7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供应商产能风险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15C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8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8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旺季备货时供应商产能不足</w:t>
              </w:r>
            </w:ins>
          </w:p>
        </w:tc>
      </w:tr>
      <w:tr w:rsidR="009263DC" w:rsidRPr="009263DC" w14:paraId="00339D55" w14:textId="77777777" w:rsidTr="009263DC">
        <w:trPr>
          <w:trHeight w:val="290"/>
          <w:ins w:id="88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EBB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8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8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3958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8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8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B87C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8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8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供应商突发设备故障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火灾</w:t>
              </w:r>
            </w:ins>
          </w:p>
        </w:tc>
      </w:tr>
      <w:tr w:rsidR="009263DC" w:rsidRPr="009263DC" w14:paraId="477853D5" w14:textId="77777777" w:rsidTr="009263DC">
        <w:trPr>
          <w:trHeight w:val="290"/>
          <w:ins w:id="88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76B6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9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9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0C1C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9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9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230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9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9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供应商劳动力短缺</w:t>
              </w:r>
            </w:ins>
          </w:p>
        </w:tc>
      </w:tr>
      <w:tr w:rsidR="009263DC" w:rsidRPr="009263DC" w14:paraId="326EC149" w14:textId="77777777" w:rsidTr="009263DC">
        <w:trPr>
          <w:trHeight w:val="290"/>
          <w:ins w:id="89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4EF5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9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89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FAC9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89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0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CBC4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0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0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供应商交付持续延迟</w:t>
              </w:r>
            </w:ins>
          </w:p>
        </w:tc>
      </w:tr>
      <w:tr w:rsidR="009263DC" w:rsidRPr="009263DC" w14:paraId="24600C24" w14:textId="77777777" w:rsidTr="009263DC">
        <w:trPr>
          <w:trHeight w:val="290"/>
          <w:ins w:id="90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9E5C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0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0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28C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0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0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供应商依赖风险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7706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0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0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压缩机单一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独源供应</w:t>
              </w:r>
            </w:ins>
          </w:p>
        </w:tc>
      </w:tr>
      <w:tr w:rsidR="009263DC" w:rsidRPr="009263DC" w14:paraId="72D8ACC4" w14:textId="77777777" w:rsidTr="009263DC">
        <w:trPr>
          <w:trHeight w:val="290"/>
          <w:ins w:id="91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E8A2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1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1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6180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1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1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06E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1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1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芯片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单片机依赖特定厂商</w:t>
              </w:r>
            </w:ins>
          </w:p>
        </w:tc>
      </w:tr>
      <w:tr w:rsidR="009263DC" w:rsidRPr="009263DC" w14:paraId="237362AC" w14:textId="77777777" w:rsidTr="009263DC">
        <w:trPr>
          <w:trHeight w:val="290"/>
          <w:ins w:id="91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8E2E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1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1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lastRenderedPageBreak/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5699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2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2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0D68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2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2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关键模具依赖单一供应商</w:t>
              </w:r>
            </w:ins>
          </w:p>
        </w:tc>
      </w:tr>
      <w:tr w:rsidR="009263DC" w:rsidRPr="009263DC" w14:paraId="70D9D44E" w14:textId="77777777" w:rsidTr="009263DC">
        <w:trPr>
          <w:trHeight w:val="290"/>
          <w:ins w:id="92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D219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2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2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EBE8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2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2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F1F1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2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3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供应商区域集中风险</w:t>
              </w:r>
            </w:ins>
          </w:p>
        </w:tc>
      </w:tr>
      <w:tr w:rsidR="009263DC" w:rsidRPr="009263DC" w14:paraId="5869F45A" w14:textId="77777777" w:rsidTr="009263DC">
        <w:trPr>
          <w:trHeight w:val="290"/>
          <w:ins w:id="93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2B1B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3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3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7A8C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3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3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供应商合规风险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3575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3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3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供应商违法环保法规</w:t>
              </w:r>
            </w:ins>
          </w:p>
        </w:tc>
      </w:tr>
      <w:tr w:rsidR="009263DC" w:rsidRPr="009263DC" w14:paraId="277CAA74" w14:textId="77777777" w:rsidTr="009263DC">
        <w:trPr>
          <w:trHeight w:val="290"/>
          <w:ins w:id="93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FFB6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3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4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DA9E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4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4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B5E4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4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4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供应商违法劳动法</w:t>
              </w:r>
            </w:ins>
          </w:p>
        </w:tc>
      </w:tr>
      <w:tr w:rsidR="009263DC" w:rsidRPr="009263DC" w14:paraId="5358A289" w14:textId="77777777" w:rsidTr="009263DC">
        <w:trPr>
          <w:trHeight w:val="290"/>
          <w:ins w:id="94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E3C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4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4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5451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4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4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9803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5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5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供应商数据安全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知识产权泄露</w:t>
              </w:r>
            </w:ins>
          </w:p>
        </w:tc>
      </w:tr>
      <w:tr w:rsidR="009263DC" w:rsidRPr="009263DC" w14:paraId="17D60CEA" w14:textId="77777777" w:rsidTr="009263DC">
        <w:trPr>
          <w:trHeight w:val="290"/>
          <w:ins w:id="95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327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5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5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CF12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5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5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B0FB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5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5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供应商次级供应商管理失控</w:t>
              </w:r>
            </w:ins>
          </w:p>
        </w:tc>
      </w:tr>
      <w:tr w:rsidR="009263DC" w:rsidRPr="009263DC" w14:paraId="715A6CFD" w14:textId="77777777" w:rsidTr="009263DC">
        <w:trPr>
          <w:trHeight w:val="290"/>
          <w:ins w:id="95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1A3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6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6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B919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6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6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供应商关系风险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CDB6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6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6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供应商被竞争对手收购</w:t>
              </w:r>
            </w:ins>
          </w:p>
        </w:tc>
      </w:tr>
      <w:tr w:rsidR="009263DC" w:rsidRPr="009263DC" w14:paraId="7D5CC7ED" w14:textId="77777777" w:rsidTr="009263DC">
        <w:trPr>
          <w:trHeight w:val="290"/>
          <w:ins w:id="96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0CF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6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6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123B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6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7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C74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7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7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与供应商关系恶化</w:t>
              </w:r>
            </w:ins>
          </w:p>
        </w:tc>
      </w:tr>
      <w:tr w:rsidR="009263DC" w:rsidRPr="009263DC" w14:paraId="165EEAA6" w14:textId="77777777" w:rsidTr="009263DC">
        <w:trPr>
          <w:trHeight w:val="290"/>
          <w:ins w:id="97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BB9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7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7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90A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7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7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D602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7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7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战略供应商流失</w:t>
              </w:r>
            </w:ins>
          </w:p>
        </w:tc>
      </w:tr>
      <w:tr w:rsidR="009263DC" w:rsidRPr="009263DC" w14:paraId="02CB8DDB" w14:textId="77777777" w:rsidTr="009263DC">
        <w:trPr>
          <w:trHeight w:val="290"/>
          <w:ins w:id="98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CAF6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8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8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FF1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8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8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4458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8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8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供应商信息不透明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不配合</w:t>
              </w:r>
            </w:ins>
          </w:p>
        </w:tc>
      </w:tr>
      <w:tr w:rsidR="009263DC" w:rsidRPr="009263DC" w14:paraId="6424AACF" w14:textId="77777777" w:rsidTr="009263DC">
        <w:trPr>
          <w:trHeight w:val="290"/>
          <w:ins w:id="98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DC72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8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8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下游需求端风险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E12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9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9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需求波动风险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F49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9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9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需求超预期</w:t>
              </w:r>
            </w:ins>
          </w:p>
        </w:tc>
      </w:tr>
      <w:tr w:rsidR="009263DC" w:rsidRPr="009263DC" w14:paraId="34530FE9" w14:textId="77777777" w:rsidTr="009263DC">
        <w:trPr>
          <w:trHeight w:val="290"/>
          <w:ins w:id="99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9B27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9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9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902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9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99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4C05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99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0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需求不及预期</w:t>
              </w:r>
            </w:ins>
          </w:p>
        </w:tc>
      </w:tr>
      <w:tr w:rsidR="009263DC" w:rsidRPr="009263DC" w14:paraId="5B871F37" w14:textId="77777777" w:rsidTr="009263DC">
        <w:trPr>
          <w:trHeight w:val="290"/>
          <w:ins w:id="100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3CB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0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0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498A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0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0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19D9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0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0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</w:tr>
      <w:tr w:rsidR="009263DC" w:rsidRPr="009263DC" w14:paraId="26AB4732" w14:textId="77777777" w:rsidTr="009263DC">
        <w:trPr>
          <w:trHeight w:val="290"/>
          <w:ins w:id="100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562C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0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1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AAE4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1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1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BBE2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1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1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</w:tr>
      <w:tr w:rsidR="009263DC" w:rsidRPr="009263DC" w14:paraId="0DA5087C" w14:textId="77777777" w:rsidTr="009263DC">
        <w:trPr>
          <w:trHeight w:val="290"/>
          <w:ins w:id="101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71F4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1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1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6F58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1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1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大客户流失风险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5172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2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2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核心大客户终止合作</w:t>
              </w:r>
            </w:ins>
          </w:p>
        </w:tc>
      </w:tr>
      <w:tr w:rsidR="009263DC" w:rsidRPr="009263DC" w14:paraId="5ED39555" w14:textId="77777777" w:rsidTr="009263DC">
        <w:trPr>
          <w:trHeight w:val="290"/>
          <w:ins w:id="102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3391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2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2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1079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2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2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DBB9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2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2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大客户取消订单</w:t>
              </w:r>
            </w:ins>
          </w:p>
        </w:tc>
      </w:tr>
      <w:tr w:rsidR="009263DC" w:rsidRPr="009263DC" w14:paraId="7C6783A1" w14:textId="77777777" w:rsidTr="009263DC">
        <w:trPr>
          <w:trHeight w:val="290"/>
          <w:ins w:id="102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4BE2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3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3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0146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3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3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B36F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3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3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大客户压价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延长账期</w:t>
              </w:r>
            </w:ins>
          </w:p>
        </w:tc>
      </w:tr>
      <w:tr w:rsidR="009263DC" w:rsidRPr="009263DC" w14:paraId="67DF88C6" w14:textId="77777777" w:rsidTr="009263DC">
        <w:trPr>
          <w:trHeight w:val="290"/>
          <w:ins w:id="103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1ADA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3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3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FA46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3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4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1E65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4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4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大客户自身经营困难</w:t>
              </w:r>
            </w:ins>
          </w:p>
        </w:tc>
      </w:tr>
      <w:tr w:rsidR="009263DC" w:rsidRPr="009263DC" w14:paraId="0D606A97" w14:textId="77777777" w:rsidTr="009263DC">
        <w:trPr>
          <w:trHeight w:val="290"/>
          <w:ins w:id="104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F120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4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4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B1A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4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4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市场竞争风险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2E0A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4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4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竞争对手价格战</w:t>
              </w:r>
            </w:ins>
          </w:p>
        </w:tc>
      </w:tr>
      <w:tr w:rsidR="009263DC" w:rsidRPr="009263DC" w14:paraId="432C686C" w14:textId="77777777" w:rsidTr="009263DC">
        <w:trPr>
          <w:trHeight w:val="290"/>
          <w:ins w:id="105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DE2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5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5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73F1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5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5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C9B3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5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5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竞争对手新品冲击</w:t>
              </w:r>
            </w:ins>
          </w:p>
        </w:tc>
      </w:tr>
      <w:tr w:rsidR="009263DC" w:rsidRPr="009263DC" w14:paraId="646E14C0" w14:textId="77777777" w:rsidTr="009263DC">
        <w:trPr>
          <w:trHeight w:val="290"/>
          <w:ins w:id="105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EDB5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5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5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165D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6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6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66C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6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6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新进入者颠覆性创新</w:t>
              </w:r>
            </w:ins>
          </w:p>
        </w:tc>
      </w:tr>
      <w:tr w:rsidR="009263DC" w:rsidRPr="009263DC" w14:paraId="2AFC0BA2" w14:textId="77777777" w:rsidTr="009263DC">
        <w:trPr>
          <w:trHeight w:val="290"/>
          <w:ins w:id="106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EE5D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6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6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425A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6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6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5222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6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7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海外品牌本土化竞争</w:t>
              </w:r>
            </w:ins>
          </w:p>
        </w:tc>
      </w:tr>
      <w:tr w:rsidR="009263DC" w:rsidRPr="009263DC" w14:paraId="310AB57D" w14:textId="77777777" w:rsidTr="009263DC">
        <w:trPr>
          <w:trHeight w:val="290"/>
          <w:ins w:id="107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71B0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7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7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562F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7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7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渠道风险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376A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7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7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经销商资金链断裂</w:t>
              </w:r>
            </w:ins>
          </w:p>
        </w:tc>
      </w:tr>
      <w:tr w:rsidR="009263DC" w:rsidRPr="009263DC" w14:paraId="43750D28" w14:textId="77777777" w:rsidTr="009263DC">
        <w:trPr>
          <w:trHeight w:val="290"/>
          <w:ins w:id="107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1535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7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8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2FF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8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8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BF22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8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8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渠道库存积压</w:t>
              </w:r>
            </w:ins>
          </w:p>
        </w:tc>
      </w:tr>
      <w:tr w:rsidR="009263DC" w:rsidRPr="009263DC" w14:paraId="226C1C23" w14:textId="77777777" w:rsidTr="009263DC">
        <w:trPr>
          <w:trHeight w:val="290"/>
          <w:ins w:id="108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690F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8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8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EBD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8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8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1D4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9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9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电商平台政策变化</w:t>
              </w:r>
            </w:ins>
          </w:p>
        </w:tc>
      </w:tr>
      <w:tr w:rsidR="009263DC" w:rsidRPr="009263DC" w14:paraId="74C259DB" w14:textId="77777777" w:rsidTr="009263DC">
        <w:trPr>
          <w:trHeight w:val="290"/>
          <w:ins w:id="109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0416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9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9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A12B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9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9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BD6F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09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09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线下渠道萎缩</w:t>
              </w:r>
            </w:ins>
          </w:p>
        </w:tc>
      </w:tr>
      <w:tr w:rsidR="009263DC" w:rsidRPr="009263DC" w14:paraId="6451AA2C" w14:textId="77777777" w:rsidTr="009263DC">
        <w:trPr>
          <w:trHeight w:val="290"/>
          <w:ins w:id="109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E132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0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0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0BA7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0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0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消费者偏好变化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E737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0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0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消费者品牌偏好转移</w:t>
              </w:r>
            </w:ins>
          </w:p>
        </w:tc>
      </w:tr>
      <w:tr w:rsidR="009263DC" w:rsidRPr="009263DC" w14:paraId="5B959EE8" w14:textId="77777777" w:rsidTr="009263DC">
        <w:trPr>
          <w:trHeight w:val="290"/>
          <w:ins w:id="110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A4E8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0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0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2494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0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1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2459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1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1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技术迭代导致产品过时</w:t>
              </w:r>
            </w:ins>
          </w:p>
        </w:tc>
      </w:tr>
      <w:tr w:rsidR="009263DC" w:rsidRPr="009263DC" w14:paraId="41C10357" w14:textId="77777777" w:rsidTr="009263DC">
        <w:trPr>
          <w:trHeight w:val="290"/>
          <w:ins w:id="111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025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1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1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BEE0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1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1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7BED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1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1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消费者对价格敏感度上升</w:t>
              </w:r>
            </w:ins>
          </w:p>
        </w:tc>
      </w:tr>
      <w:tr w:rsidR="009263DC" w:rsidRPr="009263DC" w14:paraId="0813DECC" w14:textId="77777777" w:rsidTr="009263DC">
        <w:trPr>
          <w:trHeight w:val="290"/>
          <w:ins w:id="112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9F42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2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2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843F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2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2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39B9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2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2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消费者对健康环保功能要求提升</w:t>
              </w:r>
            </w:ins>
          </w:p>
        </w:tc>
      </w:tr>
      <w:tr w:rsidR="009263DC" w:rsidRPr="009263DC" w14:paraId="5AB02455" w14:textId="77777777" w:rsidTr="009263DC">
        <w:trPr>
          <w:trHeight w:val="290"/>
          <w:ins w:id="112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6F8C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2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2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物流与网络风险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2AB6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3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3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跨境物流中断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2CC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3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3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港口罢工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拥堵</w:t>
              </w:r>
            </w:ins>
          </w:p>
        </w:tc>
      </w:tr>
      <w:tr w:rsidR="009263DC" w:rsidRPr="009263DC" w14:paraId="784B6E64" w14:textId="77777777" w:rsidTr="009263DC">
        <w:trPr>
          <w:trHeight w:val="290"/>
          <w:ins w:id="113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EB58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3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3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613E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3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3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5FF9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3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4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海运费率剧烈波动</w:t>
              </w:r>
            </w:ins>
          </w:p>
        </w:tc>
      </w:tr>
      <w:tr w:rsidR="009263DC" w:rsidRPr="009263DC" w14:paraId="1ECAB0C9" w14:textId="77777777" w:rsidTr="009263DC">
        <w:trPr>
          <w:trHeight w:val="290"/>
          <w:ins w:id="114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6DC0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4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4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C3F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4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4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E2A5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4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4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关键航道中断</w:t>
              </w:r>
            </w:ins>
          </w:p>
        </w:tc>
      </w:tr>
      <w:tr w:rsidR="009263DC" w:rsidRPr="009263DC" w14:paraId="4740DD51" w14:textId="77777777" w:rsidTr="009263DC">
        <w:trPr>
          <w:trHeight w:val="290"/>
          <w:ins w:id="114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C17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4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5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6159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5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5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83B1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5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5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海关清关延迟</w:t>
              </w:r>
            </w:ins>
          </w:p>
        </w:tc>
      </w:tr>
      <w:tr w:rsidR="009263DC" w:rsidRPr="009263DC" w14:paraId="5FA6B545" w14:textId="77777777" w:rsidTr="009263DC">
        <w:trPr>
          <w:trHeight w:val="290"/>
          <w:ins w:id="115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74A1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5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5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lastRenderedPageBreak/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209C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5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5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仓储管理风险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E04B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6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6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仓库火灾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自然灾害</w:t>
              </w:r>
            </w:ins>
          </w:p>
        </w:tc>
      </w:tr>
      <w:tr w:rsidR="009263DC" w:rsidRPr="009263DC" w14:paraId="22876010" w14:textId="77777777" w:rsidTr="009263DC">
        <w:trPr>
          <w:trHeight w:val="290"/>
          <w:ins w:id="116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F00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6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6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9463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6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6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6CC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6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6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库存数据不准确</w:t>
              </w:r>
            </w:ins>
          </w:p>
        </w:tc>
      </w:tr>
      <w:tr w:rsidR="009263DC" w:rsidRPr="009263DC" w14:paraId="3FF6BA5C" w14:textId="77777777" w:rsidTr="009263DC">
        <w:trPr>
          <w:trHeight w:val="290"/>
          <w:ins w:id="116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D1CE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7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7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C02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7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7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C640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7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7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仓库爆仓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容量不足</w:t>
              </w:r>
            </w:ins>
          </w:p>
        </w:tc>
      </w:tr>
      <w:tr w:rsidR="009263DC" w:rsidRPr="009263DC" w14:paraId="503730D2" w14:textId="77777777" w:rsidTr="009263DC">
        <w:trPr>
          <w:trHeight w:val="290"/>
          <w:ins w:id="117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8366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7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7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B3B1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7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8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09E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8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8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第三方仓库管理混乱</w:t>
              </w:r>
            </w:ins>
          </w:p>
        </w:tc>
      </w:tr>
      <w:tr w:rsidR="009263DC" w:rsidRPr="009263DC" w14:paraId="67735D65" w14:textId="77777777" w:rsidTr="009263DC">
        <w:trPr>
          <w:trHeight w:val="290"/>
          <w:ins w:id="118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C7D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8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8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6B3D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8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8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末端配送风险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DC5A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8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8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最后一公里配送延误</w:t>
              </w:r>
            </w:ins>
          </w:p>
        </w:tc>
      </w:tr>
      <w:tr w:rsidR="009263DC" w:rsidRPr="009263DC" w14:paraId="28142515" w14:textId="77777777" w:rsidTr="009263DC">
        <w:trPr>
          <w:trHeight w:val="290"/>
          <w:ins w:id="119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2D67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9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9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66D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9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9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887F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9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9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配送途中货物破损</w:t>
              </w:r>
            </w:ins>
          </w:p>
        </w:tc>
      </w:tr>
      <w:tr w:rsidR="009263DC" w:rsidRPr="009263DC" w14:paraId="603E8070" w14:textId="77777777" w:rsidTr="009263DC">
        <w:trPr>
          <w:trHeight w:val="290"/>
          <w:ins w:id="119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F6C2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19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19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3D04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0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0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9B195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0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0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配送成本上升</w:t>
              </w:r>
            </w:ins>
          </w:p>
        </w:tc>
      </w:tr>
      <w:tr w:rsidR="009263DC" w:rsidRPr="009263DC" w14:paraId="55ADE51A" w14:textId="77777777" w:rsidTr="009263DC">
        <w:trPr>
          <w:trHeight w:val="290"/>
          <w:ins w:id="120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2245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0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0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8639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0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0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413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0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1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配送人员服务问题</w:t>
              </w:r>
            </w:ins>
          </w:p>
        </w:tc>
      </w:tr>
      <w:tr w:rsidR="009263DC" w:rsidRPr="009263DC" w14:paraId="67CCE1B5" w14:textId="77777777" w:rsidTr="009263DC">
        <w:trPr>
          <w:trHeight w:val="290"/>
          <w:ins w:id="121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B00C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1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1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955B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1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1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物流网络风险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B1B2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1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1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关键节点单点故障</w:t>
              </w:r>
            </w:ins>
          </w:p>
        </w:tc>
      </w:tr>
      <w:tr w:rsidR="009263DC" w:rsidRPr="009263DC" w14:paraId="5385DCD8" w14:textId="77777777" w:rsidTr="009263DC">
        <w:trPr>
          <w:trHeight w:val="290"/>
          <w:ins w:id="121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BCE5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1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2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7EDE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2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2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418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2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2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风险沿网络传播</w:t>
              </w:r>
            </w:ins>
          </w:p>
        </w:tc>
      </w:tr>
      <w:tr w:rsidR="009263DC" w:rsidRPr="009263DC" w14:paraId="62A480B3" w14:textId="77777777" w:rsidTr="009263DC">
        <w:trPr>
          <w:trHeight w:val="290"/>
          <w:ins w:id="122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638D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2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2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F58F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2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2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3B7F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3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3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信息不透明导致牛鞭效应</w:t>
              </w:r>
            </w:ins>
          </w:p>
        </w:tc>
      </w:tr>
      <w:tr w:rsidR="009263DC" w:rsidRPr="009263DC" w14:paraId="231C9DD2" w14:textId="77777777" w:rsidTr="009263DC">
        <w:trPr>
          <w:trHeight w:val="290"/>
          <w:ins w:id="123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3F4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3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3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328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3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3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D6E4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3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3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网络韧性不足</w:t>
              </w:r>
            </w:ins>
          </w:p>
        </w:tc>
      </w:tr>
      <w:tr w:rsidR="009263DC" w:rsidRPr="009263DC" w14:paraId="460E88B3" w14:textId="77777777" w:rsidTr="009263DC">
        <w:trPr>
          <w:trHeight w:val="290"/>
          <w:ins w:id="123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F36B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4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4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资金与信用风险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2D18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4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4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下游信用风险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C6FE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4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4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经销商应收账款坏账</w:t>
              </w:r>
            </w:ins>
          </w:p>
        </w:tc>
      </w:tr>
      <w:tr w:rsidR="009263DC" w:rsidRPr="009263DC" w14:paraId="6A1F8D7B" w14:textId="77777777" w:rsidTr="009263DC">
        <w:trPr>
          <w:trHeight w:val="290"/>
          <w:ins w:id="124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F1E4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4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4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A8A0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4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5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DF36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5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5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经销商延迟付款</w:t>
              </w:r>
            </w:ins>
          </w:p>
        </w:tc>
      </w:tr>
      <w:tr w:rsidR="009263DC" w:rsidRPr="009263DC" w14:paraId="5B248200" w14:textId="77777777" w:rsidTr="009263DC">
        <w:trPr>
          <w:trHeight w:val="290"/>
          <w:ins w:id="125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3AA6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5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5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E3CB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5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5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D056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5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5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大客户违约</w:t>
              </w:r>
            </w:ins>
          </w:p>
        </w:tc>
      </w:tr>
      <w:tr w:rsidR="009263DC" w:rsidRPr="009263DC" w14:paraId="73C1CEC7" w14:textId="77777777" w:rsidTr="009263DC">
        <w:trPr>
          <w:trHeight w:val="290"/>
          <w:ins w:id="126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C2E7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6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6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E62D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6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6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3B2D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6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6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海外客户信用风险</w:t>
              </w:r>
            </w:ins>
          </w:p>
        </w:tc>
      </w:tr>
      <w:tr w:rsidR="009263DC" w:rsidRPr="009263DC" w14:paraId="28A9A679" w14:textId="77777777" w:rsidTr="009263DC">
        <w:trPr>
          <w:trHeight w:val="290"/>
          <w:ins w:id="126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6AA37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6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6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FEF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7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7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上游信用风险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EDEE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7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7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供应商预付款无法收回</w:t>
              </w:r>
            </w:ins>
          </w:p>
        </w:tc>
      </w:tr>
      <w:tr w:rsidR="009263DC" w:rsidRPr="009263DC" w14:paraId="563454A3" w14:textId="77777777" w:rsidTr="009263DC">
        <w:trPr>
          <w:trHeight w:val="290"/>
          <w:ins w:id="127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43B0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7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7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9A24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7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7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29D9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7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8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供应商收款后跑路</w:t>
              </w:r>
            </w:ins>
          </w:p>
        </w:tc>
      </w:tr>
      <w:tr w:rsidR="009263DC" w:rsidRPr="009263DC" w14:paraId="5EE01D4A" w14:textId="77777777" w:rsidTr="009263DC">
        <w:trPr>
          <w:trHeight w:val="290"/>
          <w:ins w:id="128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FE68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8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8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9A4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8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8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1EB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8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8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供应商以次充好</w:t>
              </w:r>
            </w:ins>
          </w:p>
        </w:tc>
      </w:tr>
      <w:tr w:rsidR="009263DC" w:rsidRPr="009263DC" w14:paraId="7FC9FD5A" w14:textId="77777777" w:rsidTr="009263DC">
        <w:trPr>
          <w:trHeight w:val="290"/>
          <w:ins w:id="128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0830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8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9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EEFD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9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9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FE92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9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9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供应商抵押物贬损</w:t>
              </w:r>
            </w:ins>
          </w:p>
        </w:tc>
      </w:tr>
      <w:tr w:rsidR="009263DC" w:rsidRPr="009263DC" w14:paraId="15F883F1" w14:textId="77777777" w:rsidTr="009263DC">
        <w:trPr>
          <w:trHeight w:val="290"/>
          <w:ins w:id="129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96F7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9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9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6E9C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29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29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供应链金融平台风险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22E5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0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0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平台融资企业批量违约</w:t>
              </w:r>
            </w:ins>
          </w:p>
        </w:tc>
      </w:tr>
      <w:tr w:rsidR="009263DC" w:rsidRPr="009263DC" w14:paraId="3EFABF9C" w14:textId="77777777" w:rsidTr="009263DC">
        <w:trPr>
          <w:trHeight w:val="290"/>
          <w:ins w:id="130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813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0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0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B7AC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0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0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160C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0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0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平台信用评估模型失效</w:t>
              </w:r>
            </w:ins>
          </w:p>
        </w:tc>
      </w:tr>
      <w:tr w:rsidR="009263DC" w:rsidRPr="009263DC" w14:paraId="68245AF4" w14:textId="77777777" w:rsidTr="009263DC">
        <w:trPr>
          <w:trHeight w:val="290"/>
          <w:ins w:id="1309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8D2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1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1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5D87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1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1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C39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1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1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平台操作风险</w:t>
              </w:r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/</w:t>
              </w:r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内部欺诈</w:t>
              </w:r>
            </w:ins>
          </w:p>
        </w:tc>
      </w:tr>
      <w:tr w:rsidR="009263DC" w:rsidRPr="009263DC" w14:paraId="26F844EB" w14:textId="77777777" w:rsidTr="009263DC">
        <w:trPr>
          <w:trHeight w:val="290"/>
          <w:ins w:id="1316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23534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1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1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01A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1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2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385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2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22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平台技术安全风险</w:t>
              </w:r>
            </w:ins>
          </w:p>
        </w:tc>
      </w:tr>
      <w:tr w:rsidR="009263DC" w:rsidRPr="009263DC" w14:paraId="7C5B611E" w14:textId="77777777" w:rsidTr="009263DC">
        <w:trPr>
          <w:trHeight w:val="290"/>
          <w:ins w:id="1323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8ABE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2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25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6E60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2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2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汇率风险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2733B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2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29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人民币升值导致汇兑损失</w:t>
              </w:r>
            </w:ins>
          </w:p>
        </w:tc>
      </w:tr>
      <w:tr w:rsidR="009263DC" w:rsidRPr="009263DC" w14:paraId="1E481EB9" w14:textId="77777777" w:rsidTr="009263DC">
        <w:trPr>
          <w:trHeight w:val="290"/>
          <w:ins w:id="1330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AF1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3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3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DD9B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3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3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5562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3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36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海外利润折算减少</w:t>
              </w:r>
            </w:ins>
          </w:p>
        </w:tc>
      </w:tr>
      <w:tr w:rsidR="009263DC" w:rsidRPr="009263DC" w14:paraId="68996022" w14:textId="77777777" w:rsidTr="009263DC">
        <w:trPr>
          <w:trHeight w:val="290"/>
          <w:ins w:id="1337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F4F6C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3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3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6CADF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4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41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AD1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4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43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套期保值操作失误</w:t>
              </w:r>
            </w:ins>
          </w:p>
        </w:tc>
      </w:tr>
      <w:tr w:rsidR="009263DC" w:rsidRPr="009263DC" w14:paraId="654B8643" w14:textId="77777777" w:rsidTr="009263DC">
        <w:trPr>
          <w:trHeight w:val="290"/>
          <w:ins w:id="1344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9D50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4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4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EAE90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4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48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B7A3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4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50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新兴市场货币大幅贬值</w:t>
              </w:r>
            </w:ins>
          </w:p>
        </w:tc>
      </w:tr>
      <w:tr w:rsidR="009263DC" w:rsidRPr="009263DC" w14:paraId="436F3581" w14:textId="77777777" w:rsidTr="009263DC">
        <w:trPr>
          <w:trHeight w:val="290"/>
          <w:ins w:id="1351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A97BA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52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53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B76D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54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55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融资环境风险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E4E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5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57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利率上升增加融资成本</w:t>
              </w:r>
            </w:ins>
          </w:p>
        </w:tc>
      </w:tr>
      <w:tr w:rsidR="009263DC" w:rsidRPr="009263DC" w14:paraId="54EAF9E5" w14:textId="77777777" w:rsidTr="009263DC">
        <w:trPr>
          <w:trHeight w:val="290"/>
          <w:ins w:id="1358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469B6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59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60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8286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61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62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30DF3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6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64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银行信贷收紧</w:t>
              </w:r>
            </w:ins>
          </w:p>
        </w:tc>
      </w:tr>
      <w:tr w:rsidR="009263DC" w:rsidRPr="009263DC" w14:paraId="65BFD952" w14:textId="77777777" w:rsidTr="009263DC">
        <w:trPr>
          <w:trHeight w:val="290"/>
          <w:ins w:id="1365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19F2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66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67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2A621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68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69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C2478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70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71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债券市场融资困难</w:t>
              </w:r>
            </w:ins>
          </w:p>
        </w:tc>
      </w:tr>
      <w:tr w:rsidR="009263DC" w:rsidRPr="009263DC" w14:paraId="2538AAFD" w14:textId="77777777" w:rsidTr="009263DC">
        <w:trPr>
          <w:trHeight w:val="290"/>
          <w:ins w:id="1372" w:author="Haibin HB18 Li" w:date="2026-04-08T09:42:00Z" w16du:dateUtc="2026-04-08T01:42:00Z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114CE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73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74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D989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75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76" w:author="Haibin HB18 Li" w:date="2026-04-08T09:42:00Z" w16du:dateUtc="2026-04-08T01:42:00Z">
              <w:r w:rsidRPr="009263DC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 </w:t>
              </w:r>
            </w:ins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272D" w14:textId="77777777" w:rsidR="009263DC" w:rsidRPr="009263DC" w:rsidRDefault="009263DC" w:rsidP="009263DC">
            <w:pPr>
              <w:widowControl/>
              <w:spacing w:after="0" w:line="240" w:lineRule="auto"/>
              <w:rPr>
                <w:ins w:id="1377" w:author="Haibin HB18 Li" w:date="2026-04-08T09:42:00Z" w16du:dateUtc="2026-04-08T01:42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378" w:author="Haibin HB18 Li" w:date="2026-04-08T09:42:00Z" w16du:dateUtc="2026-04-08T01:42:00Z">
              <w:r w:rsidRPr="009263DC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供应链金融资金来源受限</w:t>
              </w:r>
            </w:ins>
          </w:p>
        </w:tc>
      </w:tr>
    </w:tbl>
    <w:p w14:paraId="2386AD0E" w14:textId="521B8FCA" w:rsidR="58A23B22" w:rsidRDefault="58A23B22" w:rsidP="009263DC">
      <w:pPr>
        <w:spacing w:before="120" w:after="120" w:line="288" w:lineRule="auto"/>
        <w:rPr>
          <w:ins w:id="1379" w:author="Haibin HB18 Li" w:date="2026-04-08T09:42:00Z" w16du:dateUtc="2026-04-08T01:42:00Z"/>
        </w:rPr>
      </w:pPr>
    </w:p>
    <w:p w14:paraId="1FC0F10D" w14:textId="77777777" w:rsidR="009263DC" w:rsidRDefault="009263DC" w:rsidP="009263DC">
      <w:pPr>
        <w:spacing w:before="120" w:after="120" w:line="288" w:lineRule="auto"/>
        <w:rPr>
          <w:ins w:id="1380" w:author="Haibin HB18 Li" w:date="2026-04-08T09:42:00Z" w16du:dateUtc="2026-04-08T01:42:00Z"/>
        </w:rPr>
      </w:pPr>
    </w:p>
    <w:p w14:paraId="405AF3B7" w14:textId="77777777" w:rsidR="009263DC" w:rsidRDefault="009263DC" w:rsidP="009263DC">
      <w:pPr>
        <w:spacing w:before="120" w:after="120" w:line="288" w:lineRule="auto"/>
        <w:rPr>
          <w:rFonts w:hint="eastAsia"/>
        </w:rPr>
        <w:pPrChange w:id="1381" w:author="Haibin HB18 Li" w:date="2026-04-08T09:42:00Z" w16du:dateUtc="2026-04-08T01:42:00Z">
          <w:pPr>
            <w:numPr>
              <w:numId w:val="61"/>
            </w:numPr>
            <w:spacing w:before="120" w:after="120" w:line="288" w:lineRule="auto"/>
          </w:pPr>
        </w:pPrChange>
      </w:pPr>
    </w:p>
    <w:p w14:paraId="58C3B1BB" w14:textId="3684C55B" w:rsidR="00474C43" w:rsidRDefault="0059427E" w:rsidP="00250D33">
      <w:pPr>
        <w:pStyle w:val="4"/>
        <w:rPr>
          <w:rFonts w:hint="eastAsia"/>
        </w:rPr>
      </w:pPr>
      <w:bookmarkStart w:id="1382" w:name="heading_35"/>
      <w:r>
        <w:lastRenderedPageBreak/>
        <w:t>风险分级模型（可配置</w:t>
      </w:r>
      <w:r w:rsidR="00E13A53">
        <w:rPr>
          <w:rFonts w:hint="eastAsia"/>
        </w:rPr>
        <w:t>规则和权重矩阵</w:t>
      </w:r>
      <w:r>
        <w:t>）</w:t>
      </w:r>
      <w:bookmarkEnd w:id="1382"/>
      <w:r w:rsidR="00DE6CE4">
        <w:rPr>
          <w:rFonts w:hint="eastAsia"/>
        </w:rPr>
        <w:t>（Haibin）</w:t>
      </w:r>
    </w:p>
    <w:p w14:paraId="58C3B1BC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基于风险事件本身属性对风险事件本身进行分级，分级维度可自定义配置，核心分级逻辑如下：</w:t>
      </w:r>
    </w:p>
    <w:p w14:paraId="58C3B1BD" w14:textId="2E4EC22C" w:rsidR="00474C43" w:rsidRDefault="0059427E">
      <w:pPr>
        <w:spacing w:before="120" w:after="120" w:line="288" w:lineRule="auto"/>
        <w:rPr>
          <w:ins w:id="1383" w:author="Haibin HB18 Li" w:date="2026-04-08T10:13:00Z" w16du:dateUtc="2026-04-08T02:13:00Z"/>
          <w:rFonts w:ascii="Arial" w:eastAsia="DengXian" w:hAnsi="Arial" w:cs="Arial"/>
        </w:rPr>
      </w:pPr>
      <w:r>
        <w:rPr>
          <w:rFonts w:ascii="Arial" w:eastAsia="DengXian" w:hAnsi="Arial" w:cs="Arial"/>
        </w:rPr>
        <w:t>最终风险等级</w:t>
      </w:r>
      <w:r>
        <w:rPr>
          <w:rFonts w:ascii="Arial" w:eastAsia="DengXian" w:hAnsi="Arial" w:cs="Arial"/>
        </w:rPr>
        <w:t xml:space="preserve"> = f(</w:t>
      </w:r>
      <w:r>
        <w:rPr>
          <w:rFonts w:ascii="Arial" w:eastAsia="DengXian" w:hAnsi="Arial" w:cs="Arial"/>
        </w:rPr>
        <w:t>内在严重性</w:t>
      </w:r>
      <w:r w:rsidR="00905B50">
        <w:rPr>
          <w:rFonts w:ascii="Arial" w:eastAsia="DengXian" w:hAnsi="Arial" w:cs="Arial" w:hint="eastAsia"/>
        </w:rPr>
        <w:t>，发生概率</w:t>
      </w:r>
      <w:r>
        <w:rPr>
          <w:rFonts w:ascii="Arial" w:eastAsia="DengXian" w:hAnsi="Arial" w:cs="Arial"/>
        </w:rPr>
        <w:t xml:space="preserve">, </w:t>
      </w:r>
      <w:r>
        <w:rPr>
          <w:rFonts w:ascii="Arial" w:eastAsia="DengXian" w:hAnsi="Arial" w:cs="Arial"/>
        </w:rPr>
        <w:t>传播动能</w:t>
      </w:r>
      <w:r>
        <w:rPr>
          <w:rFonts w:ascii="Arial" w:eastAsia="DengXian" w:hAnsi="Arial" w:cs="Arial"/>
        </w:rPr>
        <w:t xml:space="preserve">, </w:t>
      </w:r>
      <w:r>
        <w:rPr>
          <w:rFonts w:ascii="Arial" w:eastAsia="DengXian" w:hAnsi="Arial" w:cs="Arial"/>
        </w:rPr>
        <w:t>系统脆弱性</w:t>
      </w:r>
      <w:r>
        <w:rPr>
          <w:rFonts w:ascii="Arial" w:eastAsia="DengXian" w:hAnsi="Arial" w:cs="Arial"/>
        </w:rPr>
        <w:t xml:space="preserve">, </w:t>
      </w:r>
      <w:r>
        <w:rPr>
          <w:rFonts w:ascii="Arial" w:eastAsia="DengXian" w:hAnsi="Arial" w:cs="Arial"/>
        </w:rPr>
        <w:t>时间压力</w:t>
      </w:r>
      <w:r>
        <w:rPr>
          <w:rFonts w:ascii="Arial" w:eastAsia="DengXian" w:hAnsi="Arial" w:cs="Arial"/>
        </w:rPr>
        <w:t xml:space="preserve">, </w:t>
      </w:r>
      <w:r>
        <w:rPr>
          <w:rFonts w:ascii="Arial" w:eastAsia="DengXian" w:hAnsi="Arial" w:cs="Arial"/>
        </w:rPr>
        <w:t>可控程度</w:t>
      </w:r>
      <w:r>
        <w:rPr>
          <w:rFonts w:ascii="Arial" w:eastAsia="DengXian" w:hAnsi="Arial" w:cs="Arial"/>
        </w:rPr>
        <w:t>)</w:t>
      </w:r>
    </w:p>
    <w:p w14:paraId="0AD98F61" w14:textId="23556196" w:rsidR="00DA40E3" w:rsidRDefault="00DA40E3">
      <w:pPr>
        <w:spacing w:before="120" w:after="120" w:line="288" w:lineRule="auto"/>
        <w:rPr>
          <w:ins w:id="1384" w:author="Haibin HB18 Li" w:date="2026-04-08T10:13:00Z" w16du:dateUtc="2026-04-08T02:13:00Z"/>
          <w:rFonts w:ascii="Arial" w:eastAsia="DengXian" w:hAnsi="Arial" w:cs="Arial"/>
        </w:rPr>
      </w:pPr>
      <w:ins w:id="1385" w:author="Haibin HB18 Li" w:date="2026-04-08T10:13:00Z" w16du:dateUtc="2026-04-08T02:13:00Z">
        <w:r>
          <w:rPr>
            <w:rFonts w:ascii="Arial" w:eastAsia="DengXian" w:hAnsi="Arial" w:cs="Arial" w:hint="eastAsia"/>
          </w:rPr>
          <w:t>实际计算公式为：</w:t>
        </w:r>
      </w:ins>
    </w:p>
    <w:p w14:paraId="6EECB78C" w14:textId="160EC327" w:rsidR="00DA40E3" w:rsidRDefault="00DA40E3">
      <w:pPr>
        <w:spacing w:before="120" w:after="120" w:line="288" w:lineRule="auto"/>
        <w:rPr>
          <w:rFonts w:hint="eastAsia"/>
        </w:rPr>
      </w:pPr>
      <w:ins w:id="1386" w:author="Haibin HB18 Li" w:date="2026-04-08T10:13:00Z">
        <w:r w:rsidRPr="00DA40E3">
          <w:rPr>
            <w:b/>
            <w:bCs/>
          </w:rPr>
          <w:t>公式</w:t>
        </w:r>
        <w:r w:rsidRPr="00DA40E3">
          <w:t>：总分 = w1×严重性 + w2×概率 + w3×传播动能 + w4×脆弱性 + w5×时间压力 + w6×可控性</w:t>
        </w:r>
      </w:ins>
    </w:p>
    <w:p w14:paraId="5CA875D3" w14:textId="64DEE0E8" w:rsidR="00DA40E3" w:rsidRDefault="0059427E">
      <w:pPr>
        <w:spacing w:before="120" w:after="120" w:line="288" w:lineRule="auto"/>
        <w:rPr>
          <w:ins w:id="1387" w:author="Haibin HB18 Li" w:date="2026-04-08T10:15:00Z" w16du:dateUtc="2026-04-08T02:15:00Z"/>
          <w:rFonts w:ascii="Arial" w:eastAsia="DengXian" w:hAnsi="Arial" w:cs="Arial"/>
        </w:rPr>
      </w:pPr>
      <w:r>
        <w:rPr>
          <w:rFonts w:ascii="Arial" w:eastAsia="DengXian" w:hAnsi="Arial" w:cs="Arial"/>
        </w:rPr>
        <w:t>其中：</w:t>
      </w:r>
      <w:ins w:id="1388" w:author="Haibin HB18 Li" w:date="2026-04-08T10:13:00Z" w16du:dateUtc="2026-04-08T02:13:00Z">
        <w:r w:rsidR="00DA40E3">
          <w:rPr>
            <w:rFonts w:ascii="Arial" w:eastAsia="DengXian" w:hAnsi="Arial" w:cs="Arial" w:hint="eastAsia"/>
          </w:rPr>
          <w:t>w</w:t>
        </w:r>
      </w:ins>
      <w:ins w:id="1389" w:author="Haibin HB18 Li" w:date="2026-04-08T10:14:00Z" w16du:dateUtc="2026-04-08T02:14:00Z">
        <w:r w:rsidR="00DA40E3">
          <w:rPr>
            <w:rFonts w:ascii="Arial" w:eastAsia="DengXian" w:hAnsi="Arial" w:cs="Arial" w:hint="eastAsia"/>
          </w:rPr>
          <w:t>为各维度的加权系数</w:t>
        </w:r>
      </w:ins>
      <w:ins w:id="1390" w:author="Haibin HB18 Li" w:date="2026-04-08T11:50:00Z" w16du:dateUtc="2026-04-08T03:50:00Z">
        <w:r w:rsidR="00B70C0C">
          <w:rPr>
            <w:rFonts w:ascii="Arial" w:eastAsia="DengXian" w:hAnsi="Arial" w:cs="Arial" w:hint="eastAsia"/>
          </w:rPr>
          <w:t>。每个维度都为</w:t>
        </w:r>
        <w:r w:rsidR="00B70C0C">
          <w:rPr>
            <w:rFonts w:ascii="Arial" w:eastAsia="DengXian" w:hAnsi="Arial" w:cs="Arial" w:hint="eastAsia"/>
          </w:rPr>
          <w:t>1</w:t>
        </w:r>
        <w:r w:rsidR="00B70C0C">
          <w:rPr>
            <w:rFonts w:ascii="Arial" w:eastAsia="DengXian" w:hAnsi="Arial" w:cs="Arial" w:hint="eastAsia"/>
          </w:rPr>
          <w:t>到</w:t>
        </w:r>
        <w:r w:rsidR="00B70C0C">
          <w:rPr>
            <w:rFonts w:ascii="Arial" w:eastAsia="DengXian" w:hAnsi="Arial" w:cs="Arial" w:hint="eastAsia"/>
          </w:rPr>
          <w:t>5</w:t>
        </w:r>
      </w:ins>
      <w:ins w:id="1391" w:author="Haibin HB18 Li" w:date="2026-04-08T11:51:00Z" w16du:dateUtc="2026-04-08T03:51:00Z">
        <w:r w:rsidR="00B70C0C">
          <w:rPr>
            <w:rFonts w:ascii="Arial" w:eastAsia="DengXian" w:hAnsi="Arial" w:cs="Arial" w:hint="eastAsia"/>
          </w:rPr>
          <w:t>分打分</w:t>
        </w:r>
      </w:ins>
      <w:ins w:id="1392" w:author="Haibin HB18 Li" w:date="2026-04-08T10:14:00Z" w16du:dateUtc="2026-04-08T02:14:00Z">
        <w:r w:rsidR="00DA40E3">
          <w:rPr>
            <w:rFonts w:ascii="Arial" w:eastAsia="DengXian" w:hAnsi="Arial" w:cs="Arial" w:hint="eastAsia"/>
          </w:rPr>
          <w:t>。一般可以</w:t>
        </w:r>
      </w:ins>
      <w:ins w:id="1393" w:author="Haibin HB18 Li" w:date="2026-04-08T11:51:00Z" w16du:dateUtc="2026-04-08T03:51:00Z">
        <w:r w:rsidR="00B70C0C">
          <w:rPr>
            <w:rFonts w:ascii="Arial" w:eastAsia="DengXian" w:hAnsi="Arial" w:cs="Arial" w:hint="eastAsia"/>
          </w:rPr>
          <w:t>用如下加权系数</w:t>
        </w:r>
      </w:ins>
      <w:ins w:id="1394" w:author="Haibin HB18 Li" w:date="2026-04-08T10:14:00Z" w16du:dateUtc="2026-04-08T02:14:00Z">
        <w:r w:rsidR="00DA40E3">
          <w:rPr>
            <w:rFonts w:ascii="Arial" w:eastAsia="DengXian" w:hAnsi="Arial" w:cs="Arial" w:hint="eastAsia"/>
          </w:rPr>
          <w:t>，或者根据实际情况</w:t>
        </w:r>
      </w:ins>
      <w:ins w:id="1395" w:author="Haibin HB18 Li" w:date="2026-04-08T10:15:00Z" w16du:dateUtc="2026-04-08T02:15:00Z">
        <w:r w:rsidR="00DA40E3">
          <w:rPr>
            <w:rFonts w:ascii="Arial" w:eastAsia="DengXian" w:hAnsi="Arial" w:cs="Arial" w:hint="eastAsia"/>
          </w:rPr>
          <w:t>相应调整：</w:t>
        </w:r>
      </w:ins>
    </w:p>
    <w:tbl>
      <w:tblPr>
        <w:tblW w:w="5755" w:type="dxa"/>
        <w:tblInd w:w="113" w:type="dxa"/>
        <w:tblLook w:val="04A0" w:firstRow="1" w:lastRow="0" w:firstColumn="1" w:lastColumn="0" w:noHBand="0" w:noVBand="1"/>
      </w:tblPr>
      <w:tblGrid>
        <w:gridCol w:w="1525"/>
        <w:gridCol w:w="900"/>
        <w:gridCol w:w="3330"/>
        <w:tblGridChange w:id="1396">
          <w:tblGrid>
            <w:gridCol w:w="1525"/>
            <w:gridCol w:w="900"/>
            <w:gridCol w:w="3330"/>
          </w:tblGrid>
        </w:tblGridChange>
      </w:tblGrid>
      <w:tr w:rsidR="00DA40E3" w:rsidRPr="00DA40E3" w14:paraId="3A542F34" w14:textId="77777777" w:rsidTr="00DA40E3">
        <w:trPr>
          <w:trHeight w:val="290"/>
          <w:ins w:id="1397" w:author="Haibin HB18 Li" w:date="2026-04-08T10:16:00Z" w16du:dateUtc="2026-04-08T02:16:00Z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D7C5BAC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398" w:author="Haibin HB18 Li" w:date="2026-04-08T10:16:00Z" w16du:dateUtc="2026-04-08T02:16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ins w:id="1399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 w:hint="eastAsia"/>
                  <w:b/>
                  <w:bCs/>
                  <w:color w:val="000000"/>
                  <w:kern w:val="0"/>
                  <w:szCs w:val="22"/>
                  <w14:ligatures w14:val="none"/>
                </w:rPr>
                <w:t>维</w:t>
              </w:r>
              <w:r w:rsidRPr="00DA40E3">
                <w:rPr>
                  <w:rFonts w:ascii="Microsoft YaHei" w:eastAsia="Microsoft YaHei" w:hAnsi="Microsoft YaHei" w:cs="Microsoft YaHei"/>
                  <w:b/>
                  <w:bCs/>
                  <w:color w:val="000000"/>
                  <w:kern w:val="0"/>
                  <w:szCs w:val="22"/>
                  <w14:ligatures w14:val="none"/>
                </w:rPr>
                <w:t>度</w:t>
              </w:r>
            </w:ins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6D5BADE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00" w:author="Haibin HB18 Li" w:date="2026-04-08T10:16:00Z" w16du:dateUtc="2026-04-08T02:16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ins w:id="1401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b/>
                  <w:bCs/>
                  <w:color w:val="000000"/>
                  <w:kern w:val="0"/>
                  <w:szCs w:val="22"/>
                  <w14:ligatures w14:val="none"/>
                </w:rPr>
                <w:t>权重</w:t>
              </w:r>
            </w:ins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06E80E8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02" w:author="Haibin HB18 Li" w:date="2026-04-08T10:16:00Z" w16du:dateUtc="2026-04-08T02:16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ins w:id="1403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b/>
                  <w:bCs/>
                  <w:color w:val="000000"/>
                  <w:kern w:val="0"/>
                  <w:szCs w:val="22"/>
                  <w14:ligatures w14:val="none"/>
                </w:rPr>
                <w:t>权重设定理由</w:t>
              </w:r>
            </w:ins>
          </w:p>
        </w:tc>
      </w:tr>
      <w:tr w:rsidR="00DA40E3" w:rsidRPr="00DA40E3" w14:paraId="39BF2F23" w14:textId="77777777" w:rsidTr="00DA40E3">
        <w:trPr>
          <w:trHeight w:val="290"/>
          <w:ins w:id="1404" w:author="Haibin HB18 Li" w:date="2026-04-08T10:16:00Z" w16du:dateUtc="2026-04-08T02:16:00Z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3BF72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05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06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严重性</w:t>
              </w:r>
            </w:ins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4654A" w14:textId="77777777" w:rsidR="00DA40E3" w:rsidRPr="00DA40E3" w:rsidRDefault="00DA40E3" w:rsidP="00DA40E3">
            <w:pPr>
              <w:widowControl/>
              <w:spacing w:after="0" w:line="240" w:lineRule="auto"/>
              <w:jc w:val="right"/>
              <w:rPr>
                <w:ins w:id="1407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08" w:author="Haibin HB18 Li" w:date="2026-04-08T10:16:00Z" w16du:dateUtc="2026-04-08T02:16:00Z">
              <w:r w:rsidRPr="00DA40E3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25%</w:t>
              </w:r>
            </w:ins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786F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09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10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最终损失是最重要的</w:t>
              </w:r>
            </w:ins>
          </w:p>
        </w:tc>
      </w:tr>
      <w:tr w:rsidR="00DA40E3" w:rsidRPr="00DA40E3" w14:paraId="02E267B3" w14:textId="77777777" w:rsidTr="00DA40E3">
        <w:trPr>
          <w:trHeight w:val="290"/>
          <w:ins w:id="1411" w:author="Haibin HB18 Li" w:date="2026-04-08T10:16:00Z" w16du:dateUtc="2026-04-08T02:16:00Z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0325F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12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13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概率</w:t>
              </w:r>
            </w:ins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4C7E" w14:textId="77777777" w:rsidR="00DA40E3" w:rsidRPr="00DA40E3" w:rsidRDefault="00DA40E3" w:rsidP="00DA40E3">
            <w:pPr>
              <w:widowControl/>
              <w:spacing w:after="0" w:line="240" w:lineRule="auto"/>
              <w:jc w:val="right"/>
              <w:rPr>
                <w:ins w:id="1414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15" w:author="Haibin HB18 Li" w:date="2026-04-08T10:16:00Z" w16du:dateUtc="2026-04-08T02:16:00Z">
              <w:r w:rsidRPr="00DA40E3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20%</w:t>
              </w:r>
            </w:ins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397D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16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17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发生可能性是基础</w:t>
              </w:r>
            </w:ins>
          </w:p>
        </w:tc>
      </w:tr>
      <w:tr w:rsidR="00DA40E3" w:rsidRPr="00DA40E3" w14:paraId="1F4FC543" w14:textId="77777777" w:rsidTr="00DA40E3">
        <w:trPr>
          <w:trHeight w:val="290"/>
          <w:ins w:id="1418" w:author="Haibin HB18 Li" w:date="2026-04-08T10:16:00Z" w16du:dateUtc="2026-04-08T02:16:00Z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F819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19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20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传播动能</w:t>
              </w:r>
            </w:ins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AA829" w14:textId="77777777" w:rsidR="00DA40E3" w:rsidRPr="00DA40E3" w:rsidRDefault="00DA40E3" w:rsidP="00DA40E3">
            <w:pPr>
              <w:widowControl/>
              <w:spacing w:after="0" w:line="240" w:lineRule="auto"/>
              <w:jc w:val="right"/>
              <w:rPr>
                <w:ins w:id="1421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22" w:author="Haibin HB18 Li" w:date="2026-04-08T10:16:00Z" w16du:dateUtc="2026-04-08T02:16:00Z">
              <w:r w:rsidRPr="00DA40E3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20%</w:t>
              </w:r>
            </w:ins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E58A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23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24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传播范围决定影响面</w:t>
              </w:r>
            </w:ins>
          </w:p>
        </w:tc>
      </w:tr>
      <w:tr w:rsidR="00DA40E3" w:rsidRPr="00DA40E3" w14:paraId="79CCC9B3" w14:textId="77777777" w:rsidTr="00DA40E3">
        <w:trPr>
          <w:trHeight w:val="290"/>
          <w:ins w:id="1425" w:author="Haibin HB18 Li" w:date="2026-04-08T10:16:00Z" w16du:dateUtc="2026-04-08T02:16:00Z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64FE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26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27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可控性</w:t>
              </w:r>
            </w:ins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5351" w14:textId="77777777" w:rsidR="00DA40E3" w:rsidRPr="00DA40E3" w:rsidRDefault="00DA40E3" w:rsidP="00DA40E3">
            <w:pPr>
              <w:widowControl/>
              <w:spacing w:after="0" w:line="240" w:lineRule="auto"/>
              <w:jc w:val="right"/>
              <w:rPr>
                <w:ins w:id="1428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29" w:author="Haibin HB18 Li" w:date="2026-04-08T10:16:00Z" w16du:dateUtc="2026-04-08T02:16:00Z">
              <w:r w:rsidRPr="00DA40E3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15%</w:t>
              </w:r>
            </w:ins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32B9B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30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31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可控性影响应对策略</w:t>
              </w:r>
            </w:ins>
          </w:p>
        </w:tc>
      </w:tr>
      <w:tr w:rsidR="00DA40E3" w:rsidRPr="00DA40E3" w14:paraId="2DAA7EAE" w14:textId="77777777" w:rsidTr="00DA40E3">
        <w:trPr>
          <w:trHeight w:val="290"/>
          <w:ins w:id="1432" w:author="Haibin HB18 Li" w:date="2026-04-08T10:16:00Z" w16du:dateUtc="2026-04-08T02:16:00Z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2C38D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33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34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脆弱性</w:t>
              </w:r>
            </w:ins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4C4E0" w14:textId="77777777" w:rsidR="00DA40E3" w:rsidRPr="00DA40E3" w:rsidRDefault="00DA40E3" w:rsidP="00DA40E3">
            <w:pPr>
              <w:widowControl/>
              <w:spacing w:after="0" w:line="240" w:lineRule="auto"/>
              <w:jc w:val="right"/>
              <w:rPr>
                <w:ins w:id="1435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36" w:author="Haibin HB18 Li" w:date="2026-04-08T10:16:00Z" w16du:dateUtc="2026-04-08T02:16:00Z">
              <w:r w:rsidRPr="00DA40E3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10%</w:t>
              </w:r>
            </w:ins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983E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37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38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自身条件相对可控</w:t>
              </w:r>
            </w:ins>
          </w:p>
        </w:tc>
      </w:tr>
      <w:tr w:rsidR="00DA40E3" w:rsidRPr="00DA40E3" w14:paraId="44C0CC71" w14:textId="77777777" w:rsidTr="00DA40E3">
        <w:trPr>
          <w:trHeight w:val="290"/>
          <w:ins w:id="1439" w:author="Haibin HB18 Li" w:date="2026-04-08T10:16:00Z" w16du:dateUtc="2026-04-08T02:16:00Z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B24E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40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41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时间压力</w:t>
              </w:r>
            </w:ins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70CAF" w14:textId="77777777" w:rsidR="00DA40E3" w:rsidRPr="00DA40E3" w:rsidRDefault="00DA40E3" w:rsidP="00DA40E3">
            <w:pPr>
              <w:widowControl/>
              <w:spacing w:after="0" w:line="240" w:lineRule="auto"/>
              <w:jc w:val="right"/>
              <w:rPr>
                <w:ins w:id="1442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43" w:author="Haibin HB18 Li" w:date="2026-04-08T10:16:00Z" w16du:dateUtc="2026-04-08T02:16:00Z">
              <w:r w:rsidRPr="00DA40E3">
                <w:rPr>
                  <w:rFonts w:ascii="Aptos Narrow" w:eastAsia="Times New Roman" w:hAnsi="Aptos Narrow" w:cs="Times New Roman"/>
                  <w:color w:val="000000"/>
                  <w:kern w:val="0"/>
                  <w:szCs w:val="22"/>
                  <w14:ligatures w14:val="none"/>
                </w:rPr>
                <w:t>10%</w:t>
              </w:r>
            </w:ins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E982D" w14:textId="77777777" w:rsidR="00DA40E3" w:rsidRPr="00DA40E3" w:rsidRDefault="00DA40E3" w:rsidP="00DA40E3">
            <w:pPr>
              <w:widowControl/>
              <w:spacing w:after="0" w:line="240" w:lineRule="auto"/>
              <w:rPr>
                <w:ins w:id="1444" w:author="Haibin HB18 Li" w:date="2026-04-08T10:16:00Z" w16du:dateUtc="2026-04-08T02:16:00Z"/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ins w:id="1445" w:author="Haibin HB18 Li" w:date="2026-04-08T10:16:00Z" w16du:dateUtc="2026-04-08T02:16:00Z">
              <w:r w:rsidRPr="00DA40E3">
                <w:rPr>
                  <w:rFonts w:ascii="Microsoft YaHei" w:eastAsia="Microsoft YaHei" w:hAnsi="Microsoft YaHei" w:cs="Microsoft YaHei"/>
                  <w:color w:val="000000"/>
                  <w:kern w:val="0"/>
                  <w:szCs w:val="22"/>
                  <w14:ligatures w14:val="none"/>
                </w:rPr>
                <w:t>紧急程度影响响应</w:t>
              </w:r>
            </w:ins>
          </w:p>
        </w:tc>
      </w:tr>
    </w:tbl>
    <w:p w14:paraId="15481176" w14:textId="77777777" w:rsidR="00DA40E3" w:rsidRDefault="00DA40E3">
      <w:pPr>
        <w:spacing w:before="120" w:after="120" w:line="288" w:lineRule="auto"/>
        <w:rPr>
          <w:ins w:id="1446" w:author="Haibin HB18 Li" w:date="2026-04-08T10:26:00Z" w16du:dateUtc="2026-04-08T02:26:00Z"/>
          <w:rFonts w:ascii="Arial" w:eastAsia="DengXian" w:hAnsi="Arial" w:cs="Arial"/>
        </w:rPr>
      </w:pPr>
    </w:p>
    <w:p w14:paraId="64A8F961" w14:textId="2BDF210F" w:rsidR="00272531" w:rsidRDefault="00272531">
      <w:pPr>
        <w:spacing w:before="120" w:after="120" w:line="288" w:lineRule="auto"/>
        <w:rPr>
          <w:ins w:id="1447" w:author="Haibin HB18 Li" w:date="2026-04-08T11:33:00Z" w16du:dateUtc="2026-04-08T03:33:00Z"/>
          <w:rFonts w:ascii="Arial" w:eastAsia="DengXian" w:hAnsi="Arial" w:cs="Arial"/>
        </w:rPr>
      </w:pPr>
      <w:ins w:id="1448" w:author="Haibin HB18 Li" w:date="2026-04-08T10:26:00Z" w16du:dateUtc="2026-04-08T02:26:00Z">
        <w:r>
          <w:rPr>
            <w:rFonts w:ascii="Arial" w:eastAsia="DengXian" w:hAnsi="Arial" w:cs="Arial" w:hint="eastAsia"/>
          </w:rPr>
          <w:t>以下以</w:t>
        </w:r>
      </w:ins>
      <w:ins w:id="1449" w:author="Haibin HB18 Li" w:date="2026-04-08T10:56:00Z" w16du:dateUtc="2026-04-08T02:56:00Z">
        <w:r w:rsidR="0001245C">
          <w:rPr>
            <w:rFonts w:ascii="Arial" w:eastAsia="DengXian" w:hAnsi="Arial" w:cs="Arial" w:hint="eastAsia"/>
          </w:rPr>
          <w:t>美国</w:t>
        </w:r>
        <w:r w:rsidR="0001245C">
          <w:rPr>
            <w:rFonts w:ascii="Arial" w:eastAsia="DengXian" w:hAnsi="Arial" w:cs="Arial" w:hint="eastAsia"/>
          </w:rPr>
          <w:t>2025</w:t>
        </w:r>
        <w:r w:rsidR="0001245C">
          <w:rPr>
            <w:rFonts w:ascii="Arial" w:eastAsia="DengXian" w:hAnsi="Arial" w:cs="Arial" w:hint="eastAsia"/>
          </w:rPr>
          <w:t>年</w:t>
        </w:r>
        <w:r w:rsidR="0001245C">
          <w:rPr>
            <w:rFonts w:ascii="Arial" w:eastAsia="DengXian" w:hAnsi="Arial" w:cs="Arial" w:hint="eastAsia"/>
          </w:rPr>
          <w:t>6</w:t>
        </w:r>
        <w:r w:rsidR="0001245C">
          <w:rPr>
            <w:rFonts w:ascii="Arial" w:eastAsia="DengXian" w:hAnsi="Arial" w:cs="Arial" w:hint="eastAsia"/>
          </w:rPr>
          <w:t>月</w:t>
        </w:r>
        <w:r w:rsidR="0001245C">
          <w:rPr>
            <w:rFonts w:ascii="Arial" w:eastAsia="DengXian" w:hAnsi="Arial" w:cs="Arial" w:hint="eastAsia"/>
          </w:rPr>
          <w:t>12</w:t>
        </w:r>
        <w:r w:rsidR="0001245C">
          <w:rPr>
            <w:rFonts w:ascii="Arial" w:eastAsia="DengXian" w:hAnsi="Arial" w:cs="Arial" w:hint="eastAsia"/>
          </w:rPr>
          <w:t>日公告，</w:t>
        </w:r>
        <w:r w:rsidR="0001245C">
          <w:rPr>
            <w:rFonts w:ascii="Arial" w:eastAsia="DengXian" w:hAnsi="Arial" w:cs="Arial" w:hint="eastAsia"/>
          </w:rPr>
          <w:t>6</w:t>
        </w:r>
        <w:r w:rsidR="0001245C">
          <w:rPr>
            <w:rFonts w:ascii="Arial" w:eastAsia="DengXian" w:hAnsi="Arial" w:cs="Arial" w:hint="eastAsia"/>
          </w:rPr>
          <w:t>月</w:t>
        </w:r>
        <w:r w:rsidR="0001245C">
          <w:rPr>
            <w:rFonts w:ascii="Arial" w:eastAsia="DengXian" w:hAnsi="Arial" w:cs="Arial" w:hint="eastAsia"/>
          </w:rPr>
          <w:t>23</w:t>
        </w:r>
        <w:r w:rsidR="0001245C">
          <w:rPr>
            <w:rFonts w:ascii="Arial" w:eastAsia="DengXian" w:hAnsi="Arial" w:cs="Arial" w:hint="eastAsia"/>
          </w:rPr>
          <w:t>日</w:t>
        </w:r>
      </w:ins>
      <w:ins w:id="1450" w:author="Haibin HB18 Li" w:date="2026-04-08T10:57:00Z" w16du:dateUtc="2026-04-08T02:57:00Z">
        <w:r w:rsidR="0001245C">
          <w:rPr>
            <w:rFonts w:ascii="Arial" w:eastAsia="DengXian" w:hAnsi="Arial" w:cs="Arial" w:hint="eastAsia"/>
          </w:rPr>
          <w:t>生效的</w:t>
        </w:r>
      </w:ins>
      <w:ins w:id="1451" w:author="Haibin HB18 Li" w:date="2026-04-08T11:01:00Z" w16du:dateUtc="2026-04-08T03:01:00Z">
        <w:r w:rsidR="0001245C">
          <w:rPr>
            <w:rFonts w:ascii="Arial" w:eastAsia="DengXian" w:hAnsi="Arial" w:cs="Arial" w:hint="eastAsia"/>
          </w:rPr>
          <w:t>钢</w:t>
        </w:r>
      </w:ins>
      <w:ins w:id="1452" w:author="Haibin HB18 Li" w:date="2026-04-08T11:37:00Z" w16du:dateUtc="2026-04-08T03:37:00Z">
        <w:r w:rsidR="00C362D3">
          <w:rPr>
            <w:rFonts w:ascii="Arial" w:eastAsia="DengXian" w:hAnsi="Arial" w:cs="Arial" w:hint="eastAsia"/>
          </w:rPr>
          <w:t>铝</w:t>
        </w:r>
      </w:ins>
      <w:ins w:id="1453" w:author="Haibin HB18 Li" w:date="2026-04-08T11:03:00Z" w16du:dateUtc="2026-04-08T03:03:00Z">
        <w:r w:rsidR="0001245C">
          <w:rPr>
            <w:rFonts w:ascii="Arial" w:eastAsia="DengXian" w:hAnsi="Arial" w:cs="Arial" w:hint="eastAsia"/>
          </w:rPr>
          <w:t>衍生品</w:t>
        </w:r>
      </w:ins>
      <w:ins w:id="1454" w:author="Haibin HB18 Li" w:date="2026-04-08T10:26:00Z" w16du:dateUtc="2026-04-08T02:26:00Z">
        <w:r>
          <w:rPr>
            <w:rFonts w:ascii="Arial" w:eastAsia="DengXian" w:hAnsi="Arial" w:cs="Arial" w:hint="eastAsia"/>
          </w:rPr>
          <w:t>关税增加为例来分析</w:t>
        </w:r>
      </w:ins>
      <w:ins w:id="1455" w:author="Haibin HB18 Li" w:date="2026-04-08T11:24:00Z" w16du:dateUtc="2026-04-08T03:24:00Z">
        <w:r w:rsidR="0026043C">
          <w:rPr>
            <w:rFonts w:ascii="Arial" w:eastAsia="DengXian" w:hAnsi="Arial" w:cs="Arial" w:hint="eastAsia"/>
          </w:rPr>
          <w:t>。</w:t>
        </w:r>
      </w:ins>
    </w:p>
    <w:p w14:paraId="69351465" w14:textId="0B8B897F" w:rsidR="0026043C" w:rsidRPr="00DA40E3" w:rsidRDefault="0026043C">
      <w:pPr>
        <w:spacing w:before="120" w:after="120" w:line="288" w:lineRule="auto"/>
        <w:rPr>
          <w:rFonts w:ascii="Arial" w:eastAsia="DengXian" w:hAnsi="Arial" w:cs="Arial" w:hint="eastAsia"/>
          <w:rPrChange w:id="1456" w:author="Haibin HB18 Li" w:date="2026-04-08T10:14:00Z" w16du:dateUtc="2026-04-08T02:14:00Z">
            <w:rPr>
              <w:rFonts w:hint="eastAsia"/>
            </w:rPr>
          </w:rPrChange>
        </w:rPr>
      </w:pPr>
      <w:ins w:id="1457" w:author="Haibin HB18 Li" w:date="2026-04-08T11:33:00Z" w16du:dateUtc="2026-04-08T03:33:00Z">
        <w:r>
          <w:rPr>
            <w:rFonts w:ascii="Arial" w:eastAsia="DengXian" w:hAnsi="Arial" w:cs="Arial" w:hint="eastAsia"/>
          </w:rPr>
          <w:t>这次公告是</w:t>
        </w:r>
      </w:ins>
      <w:ins w:id="1458" w:author="Haibin HB18 Li" w:date="2026-04-08T11:34:00Z" w16du:dateUtc="2026-04-08T03:34:00Z">
        <w:r>
          <w:rPr>
            <w:rFonts w:ascii="Arial" w:eastAsia="DengXian" w:hAnsi="Arial" w:cs="Arial" w:hint="eastAsia"/>
          </w:rPr>
          <w:t>给之前</w:t>
        </w:r>
      </w:ins>
      <w:ins w:id="1459" w:author="Haibin HB18 Li" w:date="2026-04-08T11:37:00Z" w16du:dateUtc="2026-04-08T03:37:00Z">
        <w:r w:rsidR="00C362D3">
          <w:rPr>
            <w:rFonts w:ascii="Arial" w:eastAsia="DengXian" w:hAnsi="Arial" w:cs="Arial" w:hint="eastAsia"/>
          </w:rPr>
          <w:t>2025</w:t>
        </w:r>
        <w:r w:rsidR="00C362D3">
          <w:rPr>
            <w:rFonts w:ascii="Arial" w:eastAsia="DengXian" w:hAnsi="Arial" w:cs="Arial" w:hint="eastAsia"/>
          </w:rPr>
          <w:t>年</w:t>
        </w:r>
        <w:r w:rsidR="00C362D3">
          <w:rPr>
            <w:rFonts w:ascii="Arial" w:eastAsia="DengXian" w:hAnsi="Arial" w:cs="Arial" w:hint="eastAsia"/>
          </w:rPr>
          <w:t>6</w:t>
        </w:r>
        <w:r w:rsidR="00C362D3">
          <w:rPr>
            <w:rFonts w:ascii="Arial" w:eastAsia="DengXian" w:hAnsi="Arial" w:cs="Arial" w:hint="eastAsia"/>
          </w:rPr>
          <w:t>月</w:t>
        </w:r>
        <w:r w:rsidR="00C362D3">
          <w:rPr>
            <w:rFonts w:ascii="Arial" w:eastAsia="DengXian" w:hAnsi="Arial" w:cs="Arial" w:hint="eastAsia"/>
          </w:rPr>
          <w:t>4</w:t>
        </w:r>
        <w:r w:rsidR="00C362D3">
          <w:rPr>
            <w:rFonts w:ascii="Arial" w:eastAsia="DengXian" w:hAnsi="Arial" w:cs="Arial" w:hint="eastAsia"/>
          </w:rPr>
          <w:t>日</w:t>
        </w:r>
      </w:ins>
      <w:ins w:id="1460" w:author="Haibin HB18 Li" w:date="2026-04-08T11:34:00Z" w16du:dateUtc="2026-04-08T03:34:00Z">
        <w:r>
          <w:rPr>
            <w:rFonts w:ascii="Arial" w:eastAsia="DengXian" w:hAnsi="Arial" w:cs="Arial" w:hint="eastAsia"/>
          </w:rPr>
          <w:t>已经生效的</w:t>
        </w:r>
        <w:r w:rsidR="00C362D3">
          <w:rPr>
            <w:rFonts w:ascii="Arial" w:eastAsia="DengXian" w:hAnsi="Arial" w:cs="Arial" w:hint="eastAsia"/>
          </w:rPr>
          <w:t>钢</w:t>
        </w:r>
      </w:ins>
      <w:ins w:id="1461" w:author="Haibin HB18 Li" w:date="2026-04-08T11:37:00Z" w16du:dateUtc="2026-04-08T03:37:00Z">
        <w:r w:rsidR="00C362D3">
          <w:rPr>
            <w:rFonts w:ascii="Arial" w:eastAsia="DengXian" w:hAnsi="Arial" w:cs="Arial" w:hint="eastAsia"/>
          </w:rPr>
          <w:t>铝</w:t>
        </w:r>
      </w:ins>
      <w:ins w:id="1462" w:author="Haibin HB18 Li" w:date="2026-04-08T11:34:00Z" w16du:dateUtc="2026-04-08T03:34:00Z">
        <w:r w:rsidR="00C362D3">
          <w:rPr>
            <w:rFonts w:ascii="Arial" w:eastAsia="DengXian" w:hAnsi="Arial" w:cs="Arial" w:hint="eastAsia"/>
          </w:rPr>
          <w:t>加</w:t>
        </w:r>
        <w:r w:rsidR="00C362D3">
          <w:rPr>
            <w:rFonts w:ascii="Arial" w:eastAsia="DengXian" w:hAnsi="Arial" w:cs="Arial" w:hint="eastAsia"/>
          </w:rPr>
          <w:t>50%</w:t>
        </w:r>
        <w:r w:rsidR="00C362D3">
          <w:rPr>
            <w:rFonts w:ascii="Arial" w:eastAsia="DengXian" w:hAnsi="Arial" w:cs="Arial" w:hint="eastAsia"/>
          </w:rPr>
          <w:t>关税的通告中增加了</w:t>
        </w:r>
        <w:r w:rsidR="00C362D3">
          <w:rPr>
            <w:rFonts w:ascii="Arial" w:eastAsia="DengXian" w:hAnsi="Arial" w:cs="Arial" w:hint="eastAsia"/>
          </w:rPr>
          <w:t>11</w:t>
        </w:r>
        <w:r w:rsidR="00C362D3">
          <w:rPr>
            <w:rFonts w:ascii="Arial" w:eastAsia="DengXian" w:hAnsi="Arial" w:cs="Arial" w:hint="eastAsia"/>
          </w:rPr>
          <w:t>个新的</w:t>
        </w:r>
      </w:ins>
      <w:ins w:id="1463" w:author="Haibin HB18 Li" w:date="2026-04-08T11:35:00Z" w16du:dateUtc="2026-04-08T03:35:00Z">
        <w:r w:rsidR="00C362D3">
          <w:rPr>
            <w:rFonts w:ascii="Arial" w:eastAsia="DengXian" w:hAnsi="Arial" w:cs="Arial" w:hint="eastAsia"/>
          </w:rPr>
          <w:t>HS code</w:t>
        </w:r>
        <w:r w:rsidR="00C362D3">
          <w:rPr>
            <w:rFonts w:ascii="Arial" w:eastAsia="DengXian" w:hAnsi="Arial" w:cs="Arial" w:hint="eastAsia"/>
          </w:rPr>
          <w:t>，包含了</w:t>
        </w:r>
      </w:ins>
      <w:ins w:id="1464" w:author="Haibin HB18 Li" w:date="2026-04-08T11:36:00Z" w16du:dateUtc="2026-04-08T03:36:00Z">
        <w:r w:rsidR="00C362D3">
          <w:rPr>
            <w:rFonts w:ascii="Arial" w:eastAsia="DengXian" w:hAnsi="Arial" w:cs="Arial" w:hint="eastAsia"/>
          </w:rPr>
          <w:t>钢</w:t>
        </w:r>
      </w:ins>
      <w:ins w:id="1465" w:author="Haibin HB18 Li" w:date="2026-04-08T11:38:00Z" w16du:dateUtc="2026-04-08T03:38:00Z">
        <w:r w:rsidR="00C362D3">
          <w:rPr>
            <w:rFonts w:ascii="Arial" w:eastAsia="DengXian" w:hAnsi="Arial" w:cs="Arial" w:hint="eastAsia"/>
          </w:rPr>
          <w:t>铝</w:t>
        </w:r>
      </w:ins>
      <w:ins w:id="1466" w:author="Haibin HB18 Li" w:date="2026-04-08T11:36:00Z" w16du:dateUtc="2026-04-08T03:36:00Z">
        <w:r w:rsidR="00C362D3">
          <w:rPr>
            <w:rFonts w:ascii="Arial" w:eastAsia="DengXian" w:hAnsi="Arial" w:cs="Arial" w:hint="eastAsia"/>
          </w:rPr>
          <w:t>衍生品</w:t>
        </w:r>
      </w:ins>
      <w:ins w:id="1467" w:author="Haibin HB18 Li" w:date="2026-04-08T11:38:00Z" w16du:dateUtc="2026-04-08T03:38:00Z">
        <w:r w:rsidR="00C362D3">
          <w:rPr>
            <w:rFonts w:ascii="Arial" w:eastAsia="DengXian" w:hAnsi="Arial" w:cs="Arial" w:hint="eastAsia"/>
          </w:rPr>
          <w:t>，使海尔的很多家电产品都包含其中。</w:t>
        </w:r>
      </w:ins>
    </w:p>
    <w:p w14:paraId="563870F0" w14:textId="59A8C61B" w:rsidR="00F22D60" w:rsidRDefault="0059427E">
      <w:pPr>
        <w:spacing w:before="240" w:after="120" w:line="288" w:lineRule="auto"/>
        <w:outlineLvl w:val="5"/>
        <w:rPr>
          <w:rFonts w:ascii="Arial" w:eastAsia="DengXian" w:hAnsi="Arial" w:cs="Arial"/>
          <w:b/>
          <w:sz w:val="24"/>
        </w:rPr>
      </w:pPr>
      <w:bookmarkStart w:id="1468" w:name="heading_36"/>
      <w:r>
        <w:rPr>
          <w:rFonts w:ascii="Arial" w:eastAsia="DengXian" w:hAnsi="Arial" w:cs="Arial"/>
          <w:b/>
          <w:sz w:val="24"/>
        </w:rPr>
        <w:t xml:space="preserve">4.2.2.2.1 </w:t>
      </w:r>
      <w:r w:rsidR="00F22D60">
        <w:rPr>
          <w:rFonts w:ascii="Arial" w:eastAsia="DengXian" w:hAnsi="Arial" w:cs="Arial" w:hint="eastAsia"/>
          <w:b/>
          <w:sz w:val="24"/>
        </w:rPr>
        <w:t>风险事件严重程度评估</w:t>
      </w:r>
    </w:p>
    <w:p w14:paraId="58C3B1BF" w14:textId="0BE73482" w:rsidR="00474C43" w:rsidRDefault="00C315A2" w:rsidP="0026043C">
      <w:pPr>
        <w:pStyle w:val="4"/>
        <w:rPr>
          <w:rFonts w:hint="eastAsia"/>
        </w:rPr>
        <w:pPrChange w:id="1469" w:author="Haibin HB18 Li" w:date="2026-04-08T11:33:00Z" w16du:dateUtc="2026-04-08T03:33:00Z">
          <w:pPr>
            <w:spacing w:before="240" w:after="120" w:line="288" w:lineRule="auto"/>
            <w:outlineLvl w:val="5"/>
          </w:pPr>
        </w:pPrChange>
      </w:pPr>
      <w:del w:id="1470" w:author="Haibin HB18 Li" w:date="2026-04-08T11:33:00Z" w16du:dateUtc="2026-04-08T03:33:00Z">
        <w:r w:rsidDel="0026043C">
          <w:rPr>
            <w:rFonts w:hint="eastAsia"/>
          </w:rPr>
          <w:delText>4.2.2.2.1.1</w:delText>
        </w:r>
      </w:del>
      <w:r w:rsidR="0059427E">
        <w:t>事件内在严重性（Severity）</w:t>
      </w:r>
      <w:bookmarkEnd w:id="1468"/>
    </w:p>
    <w:p w14:paraId="58C3B1C0" w14:textId="77777777" w:rsidR="00474C43" w:rsidRPr="00C22FCC" w:rsidRDefault="0059427E" w:rsidP="00980F6C">
      <w:pPr>
        <w:numPr>
          <w:ilvl w:val="0"/>
          <w:numId w:val="71"/>
        </w:numPr>
        <w:spacing w:before="120" w:after="120" w:line="288" w:lineRule="auto"/>
        <w:rPr>
          <w:ins w:id="1471" w:author="Haibin HB18 Li" w:date="2026-04-08T11:57:00Z" w16du:dateUtc="2026-04-08T03:57:00Z"/>
          <w:rPrChange w:id="1472" w:author="Haibin HB18 Li" w:date="2026-04-08T11:57:00Z" w16du:dateUtc="2026-04-08T03:57:00Z">
            <w:rPr>
              <w:ins w:id="1473" w:author="Haibin HB18 Li" w:date="2026-04-08T11:57:00Z" w16du:dateUtc="2026-04-08T03:57:00Z"/>
              <w:rFonts w:ascii="Arial" w:eastAsia="DengXian" w:hAnsi="Arial" w:cs="Arial"/>
            </w:rPr>
          </w:rPrChange>
        </w:rPr>
      </w:pPr>
      <w:r>
        <w:rPr>
          <w:rFonts w:ascii="Arial" w:eastAsia="DengXian" w:hAnsi="Arial" w:cs="Arial"/>
        </w:rPr>
        <w:t>评估风险事件本身的破坏力，不考虑供应链上下文。</w:t>
      </w:r>
    </w:p>
    <w:p w14:paraId="334651AD" w14:textId="1534A24C" w:rsidR="00C22FCC" w:rsidRPr="00C22FCC" w:rsidRDefault="00C22FCC" w:rsidP="00C22FCC">
      <w:pPr>
        <w:spacing w:before="120" w:after="120" w:line="288" w:lineRule="auto"/>
        <w:rPr>
          <w:ins w:id="1474" w:author="Haibin HB18 Li" w:date="2026-04-08T11:58:00Z"/>
          <w:rFonts w:ascii="Arial" w:eastAsia="DengXian" w:hAnsi="Arial" w:cs="Arial"/>
        </w:rPr>
      </w:pPr>
      <w:ins w:id="1475" w:author="Haibin HB18 Li" w:date="2026-04-08T11:58:00Z" w16du:dateUtc="2026-04-08T03:58:00Z">
        <w:r>
          <w:rPr>
            <w:rFonts w:ascii="Arial" w:eastAsia="DengXian" w:hAnsi="Arial" w:cs="Arial" w:hint="eastAsia"/>
          </w:rPr>
          <w:t>目前没有海尔产品中实际</w:t>
        </w:r>
      </w:ins>
      <w:ins w:id="1476" w:author="Haibin HB18 Li" w:date="2026-04-08T11:59:00Z" w16du:dateUtc="2026-04-08T03:59:00Z">
        <w:r>
          <w:rPr>
            <w:rFonts w:ascii="Arial" w:eastAsia="DengXian" w:hAnsi="Arial" w:cs="Arial" w:hint="eastAsia"/>
          </w:rPr>
          <w:t>钢铝零部件占比分布，根据常识和公开信息评估</w:t>
        </w:r>
      </w:ins>
      <w:ins w:id="1477" w:author="Haibin HB18 Li" w:date="2026-04-08T11:58:00Z">
        <w:r w:rsidRPr="00C22FCC">
          <w:rPr>
            <w:rFonts w:ascii="Arial" w:eastAsia="DengXian" w:hAnsi="Arial" w:cs="Arial"/>
          </w:rPr>
          <w:t>：</w:t>
        </w:r>
      </w:ins>
    </w:p>
    <w:p w14:paraId="2BB8187D" w14:textId="77777777" w:rsidR="00C22FCC" w:rsidRPr="00C22FCC" w:rsidRDefault="00C22FCC" w:rsidP="00C22FCC">
      <w:pPr>
        <w:spacing w:before="120" w:after="120" w:line="288" w:lineRule="auto"/>
        <w:rPr>
          <w:ins w:id="1478" w:author="Haibin HB18 Li" w:date="2026-04-08T11:58:00Z"/>
          <w:rFonts w:ascii="Arial" w:eastAsia="DengXian" w:hAnsi="Arial" w:cs="Arial"/>
        </w:rPr>
      </w:pPr>
      <w:ins w:id="1479" w:author="Haibin HB18 Li" w:date="2026-04-08T11:58:00Z">
        <w:r w:rsidRPr="00C22FCC">
          <w:rPr>
            <w:rFonts w:ascii="Arial" w:eastAsia="DengXian" w:hAnsi="Arial" w:cs="Arial"/>
          </w:rPr>
          <w:t>假设涉税产品钢铁及铝价值量占比</w:t>
        </w:r>
        <w:r w:rsidRPr="00C22FCC">
          <w:rPr>
            <w:rFonts w:ascii="Arial" w:eastAsia="DengXian" w:hAnsi="Arial" w:cs="Arial"/>
          </w:rPr>
          <w:t>30%</w:t>
        </w:r>
        <w:r w:rsidRPr="00C22FCC">
          <w:rPr>
            <w:rFonts w:ascii="Arial" w:eastAsia="DengXian" w:hAnsi="Arial" w:cs="Arial"/>
          </w:rPr>
          <w:t>，</w:t>
        </w:r>
        <w:r w:rsidRPr="00C22FCC">
          <w:rPr>
            <w:rFonts w:ascii="Arial" w:eastAsia="DengXian" w:hAnsi="Arial" w:cs="Arial"/>
          </w:rPr>
          <w:t>232</w:t>
        </w:r>
        <w:r w:rsidRPr="00C22FCC">
          <w:rPr>
            <w:rFonts w:ascii="Arial" w:eastAsia="DengXian" w:hAnsi="Arial" w:cs="Arial"/>
          </w:rPr>
          <w:t>关税整机税率为</w:t>
        </w:r>
        <w:r w:rsidRPr="00C22FCC">
          <w:rPr>
            <w:rFonts w:ascii="Arial" w:eastAsia="DengXian" w:hAnsi="Arial" w:cs="Arial"/>
          </w:rPr>
          <w:t>15%</w:t>
        </w:r>
        <w:r w:rsidRPr="00C22FCC">
          <w:rPr>
            <w:rFonts w:ascii="Arial" w:eastAsia="DengXian" w:hAnsi="Arial" w:cs="Arial"/>
          </w:rPr>
          <w:t>，替代</w:t>
        </w:r>
        <w:r w:rsidRPr="00C22FCC">
          <w:rPr>
            <w:rFonts w:ascii="Arial" w:eastAsia="DengXian" w:hAnsi="Arial" w:cs="Arial"/>
          </w:rPr>
          <w:t>IEEPA</w:t>
        </w:r>
        <w:r w:rsidRPr="00C22FCC">
          <w:rPr>
            <w:rFonts w:ascii="Arial" w:eastAsia="DengXian" w:hAnsi="Arial" w:cs="Arial"/>
          </w:rPr>
          <w:t>税率仅上调</w:t>
        </w:r>
        <w:r w:rsidRPr="00C22FCC">
          <w:rPr>
            <w:rFonts w:ascii="Arial" w:eastAsia="DengXian" w:hAnsi="Arial" w:cs="Arial"/>
          </w:rPr>
          <w:t>5</w:t>
        </w:r>
        <w:r w:rsidRPr="00C22FCC">
          <w:rPr>
            <w:rFonts w:ascii="Arial" w:eastAsia="DengXian" w:hAnsi="Arial" w:cs="Arial"/>
          </w:rPr>
          <w:t>个百分点。</w:t>
        </w:r>
      </w:ins>
    </w:p>
    <w:p w14:paraId="5090478E" w14:textId="77777777" w:rsidR="00C22FCC" w:rsidRPr="00C22FCC" w:rsidRDefault="00C22FCC" w:rsidP="00C22FCC">
      <w:pPr>
        <w:spacing w:before="120" w:after="120" w:line="288" w:lineRule="auto"/>
        <w:rPr>
          <w:ins w:id="1480" w:author="Haibin HB18 Li" w:date="2026-04-08T11:58:00Z"/>
          <w:rFonts w:ascii="Arial" w:eastAsia="DengXian" w:hAnsi="Arial" w:cs="Arial"/>
        </w:rPr>
      </w:pPr>
      <w:ins w:id="1481" w:author="Haibin HB18 Li" w:date="2026-04-08T11:58:00Z">
        <w:r w:rsidRPr="00C22FCC">
          <w:rPr>
            <w:rFonts w:ascii="Arial" w:eastAsia="DengXian" w:hAnsi="Arial" w:cs="Arial"/>
            <w:b/>
            <w:bCs/>
          </w:rPr>
          <w:t>具体计算</w:t>
        </w:r>
        <w:r w:rsidRPr="00C22FCC">
          <w:rPr>
            <w:rFonts w:ascii="Arial" w:eastAsia="DengXian" w:hAnsi="Arial" w:cs="Arial"/>
          </w:rPr>
          <w:t>：</w:t>
        </w:r>
      </w:ins>
    </w:p>
    <w:p w14:paraId="4A15EBC0" w14:textId="77777777" w:rsidR="00C22FCC" w:rsidRPr="00C22FCC" w:rsidRDefault="00C22FCC" w:rsidP="00C22FCC">
      <w:pPr>
        <w:numPr>
          <w:ilvl w:val="0"/>
          <w:numId w:val="509"/>
        </w:numPr>
        <w:spacing w:before="120" w:after="120" w:line="288" w:lineRule="auto"/>
        <w:rPr>
          <w:ins w:id="1482" w:author="Haibin HB18 Li" w:date="2026-04-08T11:58:00Z"/>
          <w:rFonts w:ascii="Arial" w:eastAsia="DengXian" w:hAnsi="Arial" w:cs="Arial"/>
        </w:rPr>
      </w:pPr>
      <w:ins w:id="1483" w:author="Haibin HB18 Li" w:date="2026-04-08T11:58:00Z">
        <w:r w:rsidRPr="00C22FCC">
          <w:rPr>
            <w:rFonts w:ascii="Arial" w:eastAsia="DengXian" w:hAnsi="Arial" w:cs="Arial"/>
          </w:rPr>
          <w:t>征税前综合税率：</w:t>
        </w:r>
        <w:r w:rsidRPr="00C22FCC">
          <w:rPr>
            <w:rFonts w:ascii="Arial" w:eastAsia="DengXian" w:hAnsi="Arial" w:cs="Arial"/>
          </w:rPr>
          <w:t>25%</w:t>
        </w:r>
        <w:r w:rsidRPr="00C22FCC">
          <w:rPr>
            <w:rFonts w:ascii="Arial" w:eastAsia="DengXian" w:hAnsi="Arial" w:cs="Arial"/>
          </w:rPr>
          <w:t>（</w:t>
        </w:r>
        <w:r w:rsidRPr="00C22FCC">
          <w:rPr>
            <w:rFonts w:ascii="Arial" w:eastAsia="DengXian" w:hAnsi="Arial" w:cs="Arial"/>
          </w:rPr>
          <w:t>301</w:t>
        </w:r>
        <w:r w:rsidRPr="00C22FCC">
          <w:rPr>
            <w:rFonts w:ascii="Arial" w:eastAsia="DengXian" w:hAnsi="Arial" w:cs="Arial"/>
          </w:rPr>
          <w:t>）</w:t>
        </w:r>
        <w:r w:rsidRPr="00C22FCC">
          <w:rPr>
            <w:rFonts w:ascii="Arial" w:eastAsia="DengXian" w:hAnsi="Arial" w:cs="Arial"/>
          </w:rPr>
          <w:t>+20%</w:t>
        </w:r>
        <w:r w:rsidRPr="00C22FCC">
          <w:rPr>
            <w:rFonts w:ascii="Arial" w:eastAsia="DengXian" w:hAnsi="Arial" w:cs="Arial"/>
          </w:rPr>
          <w:t>（芬太尼）</w:t>
        </w:r>
        <w:r w:rsidRPr="00C22FCC">
          <w:rPr>
            <w:rFonts w:ascii="Arial" w:eastAsia="DengXian" w:hAnsi="Arial" w:cs="Arial"/>
          </w:rPr>
          <w:t>+10%</w:t>
        </w:r>
        <w:r w:rsidRPr="00C22FCC">
          <w:rPr>
            <w:rFonts w:ascii="Arial" w:eastAsia="DengXian" w:hAnsi="Arial" w:cs="Arial"/>
          </w:rPr>
          <w:t>（对等）</w:t>
        </w:r>
        <w:r w:rsidRPr="00C22FCC">
          <w:rPr>
            <w:rFonts w:ascii="Arial" w:eastAsia="DengXian" w:hAnsi="Arial" w:cs="Arial"/>
          </w:rPr>
          <w:t>= </w:t>
        </w:r>
        <w:r w:rsidRPr="00C22FCC">
          <w:rPr>
            <w:rFonts w:ascii="Arial" w:eastAsia="DengXian" w:hAnsi="Arial" w:cs="Arial"/>
            <w:b/>
            <w:bCs/>
          </w:rPr>
          <w:t>55%</w:t>
        </w:r>
      </w:ins>
    </w:p>
    <w:p w14:paraId="4602046F" w14:textId="77777777" w:rsidR="00C22FCC" w:rsidRPr="00C22FCC" w:rsidRDefault="00C22FCC" w:rsidP="00C22FCC">
      <w:pPr>
        <w:numPr>
          <w:ilvl w:val="0"/>
          <w:numId w:val="509"/>
        </w:numPr>
        <w:spacing w:before="120" w:after="120" w:line="288" w:lineRule="auto"/>
        <w:rPr>
          <w:ins w:id="1484" w:author="Haibin HB18 Li" w:date="2026-04-08T11:58:00Z"/>
          <w:rFonts w:ascii="Arial" w:eastAsia="DengXian" w:hAnsi="Arial" w:cs="Arial"/>
        </w:rPr>
      </w:pPr>
      <w:ins w:id="1485" w:author="Haibin HB18 Li" w:date="2026-04-08T11:58:00Z">
        <w:r w:rsidRPr="00C22FCC">
          <w:rPr>
            <w:rFonts w:ascii="Arial" w:eastAsia="DengXian" w:hAnsi="Arial" w:cs="Arial"/>
          </w:rPr>
          <w:t>征税后：非钢部分（</w:t>
        </w:r>
        <w:r w:rsidRPr="00C22FCC">
          <w:rPr>
            <w:rFonts w:ascii="Arial" w:eastAsia="DengXian" w:hAnsi="Arial" w:cs="Arial"/>
          </w:rPr>
          <w:t>70%</w:t>
        </w:r>
        <w:r w:rsidRPr="00C22FCC">
          <w:rPr>
            <w:rFonts w:ascii="Arial" w:eastAsia="DengXian" w:hAnsi="Arial" w:cs="Arial"/>
          </w:rPr>
          <w:t>价值）仍征</w:t>
        </w:r>
        <w:r w:rsidRPr="00C22FCC">
          <w:rPr>
            <w:rFonts w:ascii="Arial" w:eastAsia="DengXian" w:hAnsi="Arial" w:cs="Arial"/>
          </w:rPr>
          <w:t xml:space="preserve">55% + </w:t>
        </w:r>
        <w:r w:rsidRPr="00C22FCC">
          <w:rPr>
            <w:rFonts w:ascii="Arial" w:eastAsia="DengXian" w:hAnsi="Arial" w:cs="Arial"/>
          </w:rPr>
          <w:t>钢部分（</w:t>
        </w:r>
        <w:r w:rsidRPr="00C22FCC">
          <w:rPr>
            <w:rFonts w:ascii="Arial" w:eastAsia="DengXian" w:hAnsi="Arial" w:cs="Arial"/>
          </w:rPr>
          <w:t>30%</w:t>
        </w:r>
        <w:r w:rsidRPr="00C22FCC">
          <w:rPr>
            <w:rFonts w:ascii="Arial" w:eastAsia="DengXian" w:hAnsi="Arial" w:cs="Arial"/>
          </w:rPr>
          <w:t>价值）征</w:t>
        </w:r>
        <w:r w:rsidRPr="00C22FCC">
          <w:rPr>
            <w:rFonts w:ascii="Arial" w:eastAsia="DengXian" w:hAnsi="Arial" w:cs="Arial"/>
          </w:rPr>
          <w:t>50%+55%</w:t>
        </w:r>
        <w:r w:rsidRPr="00C22FCC">
          <w:rPr>
            <w:rFonts w:ascii="Arial" w:eastAsia="DengXian" w:hAnsi="Arial" w:cs="Arial"/>
          </w:rPr>
          <w:t>？</w:t>
        </w:r>
        <w:r w:rsidRPr="00C22FCC">
          <w:rPr>
            <w:rFonts w:ascii="Arial" w:eastAsia="DengXian" w:hAnsi="Arial" w:cs="Arial"/>
          </w:rPr>
          <w:t>——</w:t>
        </w:r>
        <w:r w:rsidRPr="00C22FCC">
          <w:rPr>
            <w:rFonts w:ascii="Arial" w:eastAsia="DengXian" w:hAnsi="Arial" w:cs="Arial"/>
          </w:rPr>
          <w:t>需注意不叠加规则</w:t>
        </w:r>
      </w:ins>
    </w:p>
    <w:p w14:paraId="5670EE70" w14:textId="77777777" w:rsidR="00C22FCC" w:rsidRPr="00C22FCC" w:rsidRDefault="00C22FCC" w:rsidP="00C22FCC">
      <w:pPr>
        <w:spacing w:before="120" w:after="120" w:line="288" w:lineRule="auto"/>
        <w:rPr>
          <w:ins w:id="1486" w:author="Haibin HB18 Li" w:date="2026-04-08T11:58:00Z"/>
          <w:rFonts w:ascii="Arial" w:eastAsia="DengXian" w:hAnsi="Arial" w:cs="Arial"/>
        </w:rPr>
      </w:pPr>
      <w:ins w:id="1487" w:author="Haibin HB18 Li" w:date="2026-04-08T11:58:00Z">
        <w:r w:rsidRPr="00C22FCC">
          <w:rPr>
            <w:rFonts w:ascii="Arial" w:eastAsia="DengXian" w:hAnsi="Arial" w:cs="Arial"/>
          </w:rPr>
          <w:t>根据</w:t>
        </w:r>
        <w:r w:rsidRPr="00C22FCC">
          <w:rPr>
            <w:rFonts w:ascii="Arial" w:eastAsia="DengXian" w:hAnsi="Arial" w:cs="Arial"/>
          </w:rPr>
          <w:t>CRU</w:t>
        </w:r>
        <w:r w:rsidRPr="00C22FCC">
          <w:rPr>
            <w:rFonts w:ascii="Arial" w:eastAsia="DengXian" w:hAnsi="Arial" w:cs="Arial"/>
          </w:rPr>
          <w:t>行业分析：</w:t>
        </w:r>
      </w:ins>
    </w:p>
    <w:p w14:paraId="45782FE7" w14:textId="77777777" w:rsidR="00C22FCC" w:rsidRPr="00C22FCC" w:rsidRDefault="00C22FCC" w:rsidP="00C22FCC">
      <w:pPr>
        <w:spacing w:before="120" w:after="120" w:line="288" w:lineRule="auto"/>
        <w:rPr>
          <w:ins w:id="1488" w:author="Haibin HB18 Li" w:date="2026-04-08T11:58:00Z"/>
          <w:rFonts w:ascii="Arial" w:eastAsia="DengXian" w:hAnsi="Arial" w:cs="Arial"/>
        </w:rPr>
      </w:pPr>
      <w:ins w:id="1489" w:author="Haibin HB18 Li" w:date="2026-04-08T11:58:00Z">
        <w:r w:rsidRPr="00C22FCC">
          <w:rPr>
            <w:rFonts w:ascii="Arial" w:eastAsia="DengXian" w:hAnsi="Arial" w:cs="Arial"/>
          </w:rPr>
          <w:t>50%</w:t>
        </w:r>
        <w:r w:rsidRPr="00C22FCC">
          <w:rPr>
            <w:rFonts w:ascii="Arial" w:eastAsia="DengXian" w:hAnsi="Arial" w:cs="Arial"/>
          </w:rPr>
          <w:t>关税仅针对产品中的钢含量，占整机总成本不超过</w:t>
        </w:r>
        <w:r w:rsidRPr="00C22FCC">
          <w:rPr>
            <w:rFonts w:ascii="Arial" w:eastAsia="DengXian" w:hAnsi="Arial" w:cs="Arial"/>
          </w:rPr>
          <w:t>5%</w:t>
        </w:r>
        <w:r w:rsidRPr="00C22FCC">
          <w:rPr>
            <w:rFonts w:ascii="Arial" w:eastAsia="DengXian" w:hAnsi="Arial" w:cs="Arial"/>
          </w:rPr>
          <w:t>。</w:t>
        </w:r>
      </w:ins>
    </w:p>
    <w:p w14:paraId="2ED29C5E" w14:textId="77777777" w:rsidR="00C22FCC" w:rsidRPr="00C22FCC" w:rsidRDefault="00C22FCC" w:rsidP="00C22FCC">
      <w:pPr>
        <w:spacing w:before="120" w:after="120" w:line="288" w:lineRule="auto"/>
        <w:rPr>
          <w:ins w:id="1490" w:author="Haibin HB18 Li" w:date="2026-04-08T11:58:00Z"/>
          <w:rFonts w:ascii="Arial" w:eastAsia="DengXian" w:hAnsi="Arial" w:cs="Arial"/>
        </w:rPr>
      </w:pPr>
      <w:ins w:id="1491" w:author="Haibin HB18 Li" w:date="2026-04-08T11:58:00Z">
        <w:r w:rsidRPr="00C22FCC">
          <w:rPr>
            <w:rFonts w:ascii="Arial" w:eastAsia="DengXian" w:hAnsi="Arial" w:cs="Arial"/>
          </w:rPr>
          <w:lastRenderedPageBreak/>
          <w:t>中国机电商会测算更具体：</w:t>
        </w:r>
      </w:ins>
    </w:p>
    <w:p w14:paraId="60C587C1" w14:textId="77777777" w:rsidR="00C22FCC" w:rsidRPr="00C22FCC" w:rsidRDefault="00C22FCC" w:rsidP="00C22FCC">
      <w:pPr>
        <w:spacing w:before="120" w:after="120" w:line="288" w:lineRule="auto"/>
        <w:rPr>
          <w:ins w:id="1492" w:author="Haibin HB18 Li" w:date="2026-04-08T11:58:00Z"/>
          <w:rFonts w:ascii="Arial" w:eastAsia="DengXian" w:hAnsi="Arial" w:cs="Arial"/>
        </w:rPr>
      </w:pPr>
      <w:ins w:id="1493" w:author="Haibin HB18 Li" w:date="2026-04-08T11:58:00Z">
        <w:r w:rsidRPr="00C22FCC">
          <w:rPr>
            <w:rFonts w:ascii="Arial" w:eastAsia="DengXian" w:hAnsi="Arial" w:cs="Arial"/>
          </w:rPr>
          <w:t>以单台冰箱成本</w:t>
        </w:r>
        <w:r w:rsidRPr="00C22FCC">
          <w:rPr>
            <w:rFonts w:ascii="Arial" w:eastAsia="DengXian" w:hAnsi="Arial" w:cs="Arial"/>
          </w:rPr>
          <w:t>100</w:t>
        </w:r>
        <w:r w:rsidRPr="00C22FCC">
          <w:rPr>
            <w:rFonts w:ascii="Arial" w:eastAsia="DengXian" w:hAnsi="Arial" w:cs="Arial"/>
          </w:rPr>
          <w:t>美元、钢铝成分</w:t>
        </w:r>
        <w:r w:rsidRPr="00C22FCC">
          <w:rPr>
            <w:rFonts w:ascii="Arial" w:eastAsia="DengXian" w:hAnsi="Arial" w:cs="Arial"/>
          </w:rPr>
          <w:t>30%</w:t>
        </w:r>
        <w:r w:rsidRPr="00C22FCC">
          <w:rPr>
            <w:rFonts w:ascii="Arial" w:eastAsia="DengXian" w:hAnsi="Arial" w:cs="Arial"/>
          </w:rPr>
          <w:t>为例：关税从</w:t>
        </w:r>
        <w:r w:rsidRPr="00C22FCC">
          <w:rPr>
            <w:rFonts w:ascii="Arial" w:eastAsia="DengXian" w:hAnsi="Arial" w:cs="Arial"/>
          </w:rPr>
          <w:t>55%</w:t>
        </w:r>
        <w:r w:rsidRPr="00C22FCC">
          <w:rPr>
            <w:rFonts w:ascii="Arial" w:eastAsia="DengXian" w:hAnsi="Arial" w:cs="Arial"/>
          </w:rPr>
          <w:t>增加至</w:t>
        </w:r>
        <w:r w:rsidRPr="00C22FCC">
          <w:rPr>
            <w:rFonts w:ascii="Arial" w:eastAsia="DengXian" w:hAnsi="Arial" w:cs="Arial"/>
          </w:rPr>
          <w:t>67%</w:t>
        </w:r>
        <w:r w:rsidRPr="00C22FCC">
          <w:rPr>
            <w:rFonts w:ascii="Arial" w:eastAsia="DengXian" w:hAnsi="Arial" w:cs="Arial"/>
          </w:rPr>
          <w:t>，绝对增幅</w:t>
        </w:r>
        <w:r w:rsidRPr="00C22FCC">
          <w:rPr>
            <w:rFonts w:ascii="Arial" w:eastAsia="DengXian" w:hAnsi="Arial" w:cs="Arial"/>
          </w:rPr>
          <w:t>12</w:t>
        </w:r>
        <w:r w:rsidRPr="00C22FCC">
          <w:rPr>
            <w:rFonts w:ascii="Arial" w:eastAsia="DengXian" w:hAnsi="Arial" w:cs="Arial"/>
          </w:rPr>
          <w:t>个百分点。</w:t>
        </w:r>
      </w:ins>
    </w:p>
    <w:p w14:paraId="14F5ED81" w14:textId="77777777" w:rsidR="00C22FCC" w:rsidRPr="00C22FCC" w:rsidRDefault="00C22FCC" w:rsidP="00C22FCC">
      <w:pPr>
        <w:spacing w:before="120" w:after="120" w:line="288" w:lineRule="auto"/>
        <w:rPr>
          <w:ins w:id="1494" w:author="Haibin HB18 Li" w:date="2026-04-08T11:58:00Z"/>
          <w:rFonts w:ascii="Arial" w:eastAsia="DengXian" w:hAnsi="Arial" w:cs="Arial"/>
        </w:rPr>
      </w:pPr>
      <w:ins w:id="1495" w:author="Haibin HB18 Li" w:date="2026-04-08T11:58:00Z">
        <w:r w:rsidRPr="00C22FCC">
          <w:rPr>
            <w:rFonts w:ascii="Arial" w:eastAsia="DengXian" w:hAnsi="Arial" w:cs="Arial"/>
            <w:b/>
            <w:bCs/>
          </w:rPr>
          <w:t>关键结论</w:t>
        </w:r>
        <w:r w:rsidRPr="00C22FCC">
          <w:rPr>
            <w:rFonts w:ascii="Arial" w:eastAsia="DengXian" w:hAnsi="Arial" w:cs="Arial"/>
          </w:rPr>
          <w:t>：对整机税率的</w:t>
        </w:r>
        <w:r w:rsidRPr="00C22FCC">
          <w:rPr>
            <w:rFonts w:ascii="Arial" w:eastAsia="DengXian" w:hAnsi="Arial" w:cs="Arial"/>
            <w:b/>
            <w:bCs/>
          </w:rPr>
          <w:t>边际影响约</w:t>
        </w:r>
        <w:r w:rsidRPr="00C22FCC">
          <w:rPr>
            <w:rFonts w:ascii="Arial" w:eastAsia="DengXian" w:hAnsi="Arial" w:cs="Arial"/>
            <w:b/>
            <w:bCs/>
          </w:rPr>
          <w:t>5-12</w:t>
        </w:r>
        <w:r w:rsidRPr="00C22FCC">
          <w:rPr>
            <w:rFonts w:ascii="Arial" w:eastAsia="DengXian" w:hAnsi="Arial" w:cs="Arial"/>
            <w:b/>
            <w:bCs/>
          </w:rPr>
          <w:t>个百分点</w:t>
        </w:r>
        <w:r w:rsidRPr="00C22FCC">
          <w:rPr>
            <w:rFonts w:ascii="Arial" w:eastAsia="DengXian" w:hAnsi="Arial" w:cs="Arial"/>
          </w:rPr>
          <w:t>，并非从</w:t>
        </w:r>
        <w:r w:rsidRPr="00C22FCC">
          <w:rPr>
            <w:rFonts w:ascii="Arial" w:eastAsia="DengXian" w:hAnsi="Arial" w:cs="Arial"/>
          </w:rPr>
          <w:t>55%</w:t>
        </w:r>
        <w:r w:rsidRPr="00C22FCC">
          <w:rPr>
            <w:rFonts w:ascii="Arial" w:eastAsia="DengXian" w:hAnsi="Arial" w:cs="Arial"/>
          </w:rPr>
          <w:t>跳到</w:t>
        </w:r>
        <w:r w:rsidRPr="00C22FCC">
          <w:rPr>
            <w:rFonts w:ascii="Arial" w:eastAsia="DengXian" w:hAnsi="Arial" w:cs="Arial"/>
          </w:rPr>
          <w:t>105%</w:t>
        </w:r>
        <w:r w:rsidRPr="00C22FCC">
          <w:rPr>
            <w:rFonts w:ascii="Arial" w:eastAsia="DengXian" w:hAnsi="Arial" w:cs="Arial"/>
          </w:rPr>
          <w:t>。</w:t>
        </w:r>
      </w:ins>
    </w:p>
    <w:p w14:paraId="39A5210A" w14:textId="77777777" w:rsidR="00C22FCC" w:rsidRPr="00C22FCC" w:rsidRDefault="00C22FCC" w:rsidP="00C22FCC">
      <w:pPr>
        <w:spacing w:before="120" w:after="120" w:line="288" w:lineRule="auto"/>
        <w:rPr>
          <w:ins w:id="1496" w:author="Haibin HB18 Li" w:date="2026-04-08T11:58:00Z"/>
          <w:rFonts w:ascii="Arial" w:eastAsia="DengXian" w:hAnsi="Arial" w:cs="Arial"/>
        </w:rPr>
      </w:pPr>
      <w:ins w:id="1497" w:author="Haibin HB18 Li" w:date="2026-04-08T11:58:00Z">
        <w:r w:rsidRPr="00C22FCC">
          <w:rPr>
            <w:rFonts w:ascii="Arial" w:eastAsia="DengXian" w:hAnsi="Arial" w:cs="Arial"/>
            <w:b/>
            <w:bCs/>
          </w:rPr>
          <w:t>为什么给</w:t>
        </w:r>
        <w:r w:rsidRPr="00C22FCC">
          <w:rPr>
            <w:rFonts w:ascii="Arial" w:eastAsia="DengXian" w:hAnsi="Arial" w:cs="Arial"/>
            <w:b/>
            <w:bCs/>
          </w:rPr>
          <w:t>3</w:t>
        </w:r>
        <w:r w:rsidRPr="00C22FCC">
          <w:rPr>
            <w:rFonts w:ascii="Arial" w:eastAsia="DengXian" w:hAnsi="Arial" w:cs="Arial"/>
            <w:b/>
            <w:bCs/>
          </w:rPr>
          <w:t>分而不是更高？</w:t>
        </w:r>
      </w:ins>
    </w:p>
    <w:p w14:paraId="0EF158CC" w14:textId="77777777" w:rsidR="00C22FCC" w:rsidRPr="00C22FCC" w:rsidRDefault="00C22FCC" w:rsidP="00C22FCC">
      <w:pPr>
        <w:numPr>
          <w:ilvl w:val="0"/>
          <w:numId w:val="510"/>
        </w:numPr>
        <w:spacing w:before="120" w:after="120" w:line="288" w:lineRule="auto"/>
        <w:rPr>
          <w:ins w:id="1498" w:author="Haibin HB18 Li" w:date="2026-04-08T11:58:00Z"/>
          <w:rFonts w:ascii="Arial" w:eastAsia="DengXian" w:hAnsi="Arial" w:cs="Arial"/>
        </w:rPr>
      </w:pPr>
      <w:ins w:id="1499" w:author="Haibin HB18 Li" w:date="2026-04-08T11:58:00Z">
        <w:r w:rsidRPr="00C22FCC">
          <w:rPr>
            <w:rFonts w:ascii="Arial" w:eastAsia="DengXian" w:hAnsi="Arial" w:cs="Arial"/>
          </w:rPr>
          <w:t>影响幅度有限（</w:t>
        </w:r>
        <w:r w:rsidRPr="00C22FCC">
          <w:rPr>
            <w:rFonts w:ascii="Arial" w:eastAsia="DengXian" w:hAnsi="Arial" w:cs="Arial"/>
          </w:rPr>
          <w:t>5-12%</w:t>
        </w:r>
        <w:r w:rsidRPr="00C22FCC">
          <w:rPr>
            <w:rFonts w:ascii="Arial" w:eastAsia="DengXian" w:hAnsi="Arial" w:cs="Arial"/>
          </w:rPr>
          <w:t>），不是颠覆性的</w:t>
        </w:r>
      </w:ins>
    </w:p>
    <w:p w14:paraId="5BE84D9E" w14:textId="77777777" w:rsidR="00C22FCC" w:rsidRPr="00C22FCC" w:rsidRDefault="00C22FCC" w:rsidP="00C22FCC">
      <w:pPr>
        <w:numPr>
          <w:ilvl w:val="0"/>
          <w:numId w:val="510"/>
        </w:numPr>
        <w:spacing w:before="120" w:after="120" w:line="288" w:lineRule="auto"/>
        <w:rPr>
          <w:ins w:id="1500" w:author="Haibin HB18 Li" w:date="2026-04-08T11:58:00Z"/>
          <w:rFonts w:ascii="Arial" w:eastAsia="DengXian" w:hAnsi="Arial" w:cs="Arial"/>
        </w:rPr>
      </w:pPr>
      <w:ins w:id="1501" w:author="Haibin HB18 Li" w:date="2026-04-08T11:58:00Z">
        <w:r w:rsidRPr="00C22FCC">
          <w:rPr>
            <w:rFonts w:ascii="Arial" w:eastAsia="DengXian" w:hAnsi="Arial" w:cs="Arial"/>
          </w:rPr>
          <w:t>对海尔这种有本土产能的企业，影响进一步稀释</w:t>
        </w:r>
      </w:ins>
    </w:p>
    <w:p w14:paraId="79F6997C" w14:textId="77777777" w:rsidR="00C22FCC" w:rsidRPr="00C22FCC" w:rsidRDefault="00C22FCC" w:rsidP="00C22FCC">
      <w:pPr>
        <w:numPr>
          <w:ilvl w:val="0"/>
          <w:numId w:val="510"/>
        </w:numPr>
        <w:spacing w:before="120" w:after="120" w:line="288" w:lineRule="auto"/>
        <w:rPr>
          <w:ins w:id="1502" w:author="Haibin HB18 Li" w:date="2026-04-08T11:58:00Z"/>
          <w:rFonts w:ascii="Arial" w:eastAsia="DengXian" w:hAnsi="Arial" w:cs="Arial"/>
        </w:rPr>
      </w:pPr>
      <w:ins w:id="1503" w:author="Haibin HB18 Li" w:date="2026-04-08T11:58:00Z">
        <w:r w:rsidRPr="00C22FCC">
          <w:rPr>
            <w:rFonts w:ascii="Arial" w:eastAsia="DengXian" w:hAnsi="Arial" w:cs="Arial"/>
          </w:rPr>
          <w:t>但涉及品类广（冰箱、洗衣机、洗碗机等），影响面不小</w:t>
        </w:r>
      </w:ins>
    </w:p>
    <w:p w14:paraId="2D9E7B05" w14:textId="77777777" w:rsidR="00C22FCC" w:rsidRDefault="00C22FCC" w:rsidP="00C22FCC">
      <w:pPr>
        <w:spacing w:before="120" w:after="120" w:line="288" w:lineRule="auto"/>
        <w:rPr>
          <w:ins w:id="1504" w:author="Haibin HB18 Li" w:date="2026-04-08T11:57:00Z" w16du:dateUtc="2026-04-08T03:57:00Z"/>
          <w:rFonts w:ascii="Arial" w:eastAsia="DengXian" w:hAnsi="Arial" w:cs="Arial"/>
        </w:rPr>
      </w:pPr>
    </w:p>
    <w:p w14:paraId="20EDF9FC" w14:textId="77777777" w:rsidR="00C22FCC" w:rsidRDefault="00C22FCC" w:rsidP="00C22FCC">
      <w:pPr>
        <w:spacing w:before="120" w:after="120" w:line="288" w:lineRule="auto"/>
        <w:rPr>
          <w:ins w:id="1505" w:author="Haibin HB18 Li" w:date="2026-04-08T11:57:00Z" w16du:dateUtc="2026-04-08T03:57:00Z"/>
          <w:rFonts w:ascii="Arial" w:eastAsia="DengXian" w:hAnsi="Arial" w:cs="Arial"/>
        </w:rPr>
      </w:pPr>
    </w:p>
    <w:p w14:paraId="200600B2" w14:textId="77777777" w:rsidR="00C22FCC" w:rsidRDefault="00C22FCC" w:rsidP="00C22FCC">
      <w:pPr>
        <w:spacing w:before="120" w:after="120" w:line="288" w:lineRule="auto"/>
        <w:rPr>
          <w:ins w:id="1506" w:author="Haibin HB18 Li" w:date="2026-04-08T11:57:00Z" w16du:dateUtc="2026-04-08T03:57:00Z"/>
          <w:rFonts w:ascii="Arial" w:eastAsia="DengXian" w:hAnsi="Arial" w:cs="Arial"/>
        </w:rPr>
      </w:pPr>
    </w:p>
    <w:p w14:paraId="77F60222" w14:textId="77777777" w:rsidR="00C22FCC" w:rsidRDefault="00C22FCC" w:rsidP="00C22FCC">
      <w:pPr>
        <w:spacing w:before="120" w:after="120" w:line="288" w:lineRule="auto"/>
        <w:rPr>
          <w:rFonts w:hint="eastAsia"/>
        </w:rPr>
        <w:pPrChange w:id="1507" w:author="Haibin HB18 Li" w:date="2026-04-08T11:57:00Z" w16du:dateUtc="2026-04-08T03:57:00Z">
          <w:pPr>
            <w:numPr>
              <w:numId w:val="71"/>
            </w:numPr>
            <w:spacing w:before="120" w:after="120" w:line="288" w:lineRule="auto"/>
          </w:pPr>
        </w:pPrChange>
      </w:pP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2925"/>
        <w:gridCol w:w="4170"/>
      </w:tblGrid>
      <w:tr w:rsidR="00474C43" w14:paraId="58C3B1C4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子维度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评估指标示例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量化方法示例</w:t>
            </w:r>
          </w:p>
        </w:tc>
      </w:tr>
      <w:tr w:rsidR="00474C43" w14:paraId="58C3B1C8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强度等级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地震震级、台风风速、冲突规模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采用权威标准分级（如里氏震级）</w:t>
            </w:r>
          </w:p>
        </w:tc>
      </w:tr>
      <w:tr w:rsidR="00474C43" w14:paraId="58C3B1CC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影响范围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地理覆盖、行业波及、人群数量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平方公里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企业数量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人口基数</w:t>
            </w:r>
            <w:r>
              <w:rPr>
                <w:rFonts w:ascii="Arial" w:eastAsia="DengXian" w:hAnsi="Arial" w:cs="Arial"/>
              </w:rPr>
              <w:t xml:space="preserve">  </w:t>
            </w:r>
          </w:p>
        </w:tc>
      </w:tr>
      <w:tr w:rsidR="00474C43" w14:paraId="58C3B1D0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持续时间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瞬时性</w:t>
            </w:r>
            <w:r>
              <w:rPr>
                <w:rFonts w:ascii="Arial" w:eastAsia="DengXian" w:hAnsi="Arial" w:cs="Arial"/>
              </w:rPr>
              <w:t xml:space="preserve"> vs </w:t>
            </w:r>
            <w:r>
              <w:rPr>
                <w:rFonts w:ascii="Arial" w:eastAsia="DengXian" w:hAnsi="Arial" w:cs="Arial"/>
              </w:rPr>
              <w:t>持续性事件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C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小时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天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月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长期化趋势</w:t>
            </w:r>
          </w:p>
        </w:tc>
      </w:tr>
      <w:tr w:rsidR="00474C43" w14:paraId="58C3B1D4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D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破坏深度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D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物理损毁、功能丧失、秩序崩溃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D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基础设施损毁率、产能损失比例</w:t>
            </w:r>
          </w:p>
        </w:tc>
      </w:tr>
    </w:tbl>
    <w:p w14:paraId="58C3B1D5" w14:textId="77777777" w:rsidR="00474C43" w:rsidRDefault="0059427E" w:rsidP="00980F6C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分级示例：</w:t>
      </w:r>
      <w:r>
        <w:rPr>
          <w:rFonts w:ascii="Arial" w:eastAsia="DengXian" w:hAnsi="Arial" w:cs="Arial"/>
        </w:rPr>
        <w:t xml:space="preserve"> </w:t>
      </w:r>
    </w:p>
    <w:p w14:paraId="58C3B1D6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 xml:space="preserve">🔴 </w:t>
      </w:r>
      <w:r>
        <w:rPr>
          <w:rFonts w:ascii="Arial" w:eastAsia="DengXian" w:hAnsi="Arial" w:cs="Arial"/>
        </w:rPr>
        <w:t>灾难级：地震</w:t>
      </w:r>
      <w:r>
        <w:rPr>
          <w:rFonts w:ascii="Arial" w:eastAsia="DengXian" w:hAnsi="Arial" w:cs="Arial"/>
        </w:rPr>
        <w:t>≥7</w:t>
      </w:r>
      <w:r>
        <w:rPr>
          <w:rFonts w:ascii="Arial" w:eastAsia="DengXian" w:hAnsi="Arial" w:cs="Arial"/>
        </w:rPr>
        <w:t>级、战争爆发、国家级网络瘫痪</w:t>
      </w:r>
    </w:p>
    <w:p w14:paraId="58C3B1D7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 xml:space="preserve">🟠 </w:t>
      </w:r>
      <w:r>
        <w:rPr>
          <w:rFonts w:ascii="Arial" w:eastAsia="DengXian" w:hAnsi="Arial" w:cs="Arial"/>
        </w:rPr>
        <w:t>严重级：地震</w:t>
      </w:r>
      <w:r>
        <w:rPr>
          <w:rFonts w:ascii="Arial" w:eastAsia="DengXian" w:hAnsi="Arial" w:cs="Arial"/>
        </w:rPr>
        <w:t>5-7</w:t>
      </w:r>
      <w:r>
        <w:rPr>
          <w:rFonts w:ascii="Arial" w:eastAsia="DengXian" w:hAnsi="Arial" w:cs="Arial"/>
        </w:rPr>
        <w:t>级、重大工厂火灾、港口关闭</w:t>
      </w:r>
      <w:r>
        <w:rPr>
          <w:rFonts w:ascii="Arial" w:eastAsia="DengXian" w:hAnsi="Arial" w:cs="Arial"/>
        </w:rPr>
        <w:t>&gt;7</w:t>
      </w:r>
      <w:r>
        <w:rPr>
          <w:rFonts w:ascii="Arial" w:eastAsia="DengXian" w:hAnsi="Arial" w:cs="Arial"/>
        </w:rPr>
        <w:t>天</w:t>
      </w:r>
    </w:p>
    <w:p w14:paraId="58C3B1D8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 xml:space="preserve">🟡 </w:t>
      </w:r>
      <w:r>
        <w:rPr>
          <w:rFonts w:ascii="Arial" w:eastAsia="DengXian" w:hAnsi="Arial" w:cs="Arial"/>
        </w:rPr>
        <w:t>中度级：局部洪水、单一供应商破产、航线调整</w:t>
      </w:r>
    </w:p>
    <w:p w14:paraId="58C3B1D9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 xml:space="preserve">🔵 </w:t>
      </w:r>
      <w:r>
        <w:rPr>
          <w:rFonts w:ascii="Arial" w:eastAsia="DengXian" w:hAnsi="Arial" w:cs="Arial"/>
        </w:rPr>
        <w:t>轻度级：短期罢工、小规模质量问题、政策微调</w:t>
      </w:r>
    </w:p>
    <w:p w14:paraId="58C3B1DA" w14:textId="4BB7F07A" w:rsidR="00474C43" w:rsidRDefault="0059427E">
      <w:pPr>
        <w:spacing w:before="240" w:after="120" w:line="288" w:lineRule="auto"/>
        <w:outlineLvl w:val="5"/>
        <w:rPr>
          <w:rFonts w:hint="eastAsia"/>
        </w:rPr>
      </w:pPr>
      <w:bookmarkStart w:id="1508" w:name="heading_37"/>
      <w:r>
        <w:rPr>
          <w:rFonts w:ascii="Arial" w:eastAsia="DengXian" w:hAnsi="Arial" w:cs="Arial"/>
          <w:b/>
          <w:sz w:val="24"/>
        </w:rPr>
        <w:t>4.2.2.2.</w:t>
      </w:r>
      <w:r w:rsidR="00C315A2">
        <w:rPr>
          <w:rFonts w:ascii="Arial" w:eastAsia="DengXian" w:hAnsi="Arial" w:cs="Arial" w:hint="eastAsia"/>
          <w:b/>
          <w:sz w:val="24"/>
        </w:rPr>
        <w:t>1.2</w:t>
      </w:r>
      <w:r>
        <w:rPr>
          <w:rFonts w:ascii="Arial" w:eastAsia="DengXian" w:hAnsi="Arial" w:cs="Arial"/>
          <w:b/>
          <w:sz w:val="24"/>
        </w:rPr>
        <w:t xml:space="preserve"> </w:t>
      </w:r>
      <w:r>
        <w:rPr>
          <w:rFonts w:ascii="Arial" w:eastAsia="DengXian" w:hAnsi="Arial" w:cs="Arial"/>
          <w:b/>
          <w:sz w:val="24"/>
        </w:rPr>
        <w:t>发生概率（</w:t>
      </w:r>
      <w:r>
        <w:rPr>
          <w:rFonts w:ascii="Arial" w:eastAsia="DengXian" w:hAnsi="Arial" w:cs="Arial"/>
          <w:b/>
          <w:sz w:val="24"/>
        </w:rPr>
        <w:t>Probability</w:t>
      </w:r>
      <w:r>
        <w:rPr>
          <w:rFonts w:ascii="Arial" w:eastAsia="DengXian" w:hAnsi="Arial" w:cs="Arial"/>
          <w:b/>
          <w:sz w:val="24"/>
        </w:rPr>
        <w:t>）</w:t>
      </w:r>
      <w:bookmarkEnd w:id="1508"/>
    </w:p>
    <w:p w14:paraId="58C3B1DB" w14:textId="77777777" w:rsidR="00474C43" w:rsidRDefault="0059427E" w:rsidP="00980F6C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风险事件发生的可能性（高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低）。</w:t>
      </w:r>
    </w:p>
    <w:p w14:paraId="58C3B1DC" w14:textId="77777777" w:rsidR="00474C43" w:rsidRDefault="0059427E" w:rsidP="00980F6C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发生概率（</w:t>
      </w:r>
      <w:r>
        <w:rPr>
          <w:rFonts w:ascii="Arial" w:eastAsia="DengXian" w:hAnsi="Arial" w:cs="Arial"/>
        </w:rPr>
        <w:t>Probability</w:t>
      </w:r>
      <w:r>
        <w:rPr>
          <w:rFonts w:ascii="Arial" w:eastAsia="DengXian" w:hAnsi="Arial" w:cs="Arial"/>
        </w:rPr>
        <w:t>）是风险分级的核心维度之一，用于量化风险事件发生的可能性，结合历史数据、行业规律、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算法预测及外部环境动态，分为高、中、低三个等级，各等级判断标准及预测方法如下：</w:t>
      </w:r>
    </w:p>
    <w:p w14:paraId="58C3B1DD" w14:textId="77777777" w:rsidR="00474C43" w:rsidRDefault="0059427E" w:rsidP="00980F6C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高概率（</w:t>
      </w:r>
      <w:r>
        <w:rPr>
          <w:rFonts w:ascii="Arial" w:eastAsia="DengXian" w:hAnsi="Arial" w:cs="Arial"/>
        </w:rPr>
        <w:t>≥70%</w:t>
      </w:r>
      <w:r>
        <w:rPr>
          <w:rFonts w:ascii="Arial" w:eastAsia="DengXian" w:hAnsi="Arial" w:cs="Arial"/>
        </w:rPr>
        <w:t>）：该类风险事件有明确的前置信号、历史发生频率较高，或外部环境已出现明确触发条件。预测方法主要包括：近</w:t>
      </w:r>
      <w:r>
        <w:rPr>
          <w:rFonts w:ascii="Arial" w:eastAsia="DengXian" w:hAnsi="Arial" w:cs="Arial"/>
        </w:rPr>
        <w:t>12</w:t>
      </w:r>
      <w:r>
        <w:rPr>
          <w:rFonts w:ascii="Arial" w:eastAsia="DengXian" w:hAnsi="Arial" w:cs="Arial"/>
        </w:rPr>
        <w:t>个月内同类事件发生</w:t>
      </w:r>
      <w:r>
        <w:rPr>
          <w:rFonts w:ascii="Arial" w:eastAsia="DengXian" w:hAnsi="Arial" w:cs="Arial"/>
        </w:rPr>
        <w:t>≥3</w:t>
      </w:r>
      <w:r>
        <w:rPr>
          <w:rFonts w:ascii="Arial" w:eastAsia="DengXian" w:hAnsi="Arial" w:cs="Arial"/>
        </w:rPr>
        <w:t>次且无明显缓解趋势；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算法基于实时数据预测触发概率</w:t>
      </w:r>
      <w:r>
        <w:rPr>
          <w:rFonts w:ascii="Arial" w:eastAsia="DengXian" w:hAnsi="Arial" w:cs="Arial"/>
        </w:rPr>
        <w:t>≥70%</w:t>
      </w:r>
      <w:r>
        <w:rPr>
          <w:rFonts w:ascii="Arial" w:eastAsia="DengXian" w:hAnsi="Arial" w:cs="Arial"/>
        </w:rPr>
        <w:t>；权威机构发布明确预警（如气象部门发布台风登陆预警、海关发布政策调整通知）。示例：某核心供应商近半年出现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次交付延迟，且其所在地区发生疫情反弹，该供应商再次出现交付延迟的概率判定为高。</w:t>
      </w:r>
    </w:p>
    <w:p w14:paraId="58C3B1DE" w14:textId="77777777" w:rsidR="00474C43" w:rsidRDefault="0059427E" w:rsidP="00980F6C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中概率（</w:t>
      </w:r>
      <w:r>
        <w:rPr>
          <w:rFonts w:ascii="Arial" w:eastAsia="DengXian" w:hAnsi="Arial" w:cs="Arial"/>
        </w:rPr>
        <w:t>30%-70%</w:t>
      </w:r>
      <w:r>
        <w:rPr>
          <w:rFonts w:ascii="Arial" w:eastAsia="DengXian" w:hAnsi="Arial" w:cs="Arial"/>
        </w:rPr>
        <w:t>）：该类风险事件有潜在触发因素，但无明确信号，历史发生频率较低，外部环境存在不确定性。预测方法主要包括：近</w:t>
      </w:r>
      <w:r>
        <w:rPr>
          <w:rFonts w:ascii="Arial" w:eastAsia="DengXian" w:hAnsi="Arial" w:cs="Arial"/>
        </w:rPr>
        <w:t>12-24</w:t>
      </w:r>
      <w:r>
        <w:rPr>
          <w:rFonts w:ascii="Arial" w:eastAsia="DengXian" w:hAnsi="Arial" w:cs="Arial"/>
        </w:rPr>
        <w:t>个月内同类事件发生</w:t>
      </w:r>
      <w:r>
        <w:rPr>
          <w:rFonts w:ascii="Arial" w:eastAsia="DengXian" w:hAnsi="Arial" w:cs="Arial"/>
        </w:rPr>
        <w:t>1-2</w:t>
      </w:r>
      <w:r>
        <w:rPr>
          <w:rFonts w:ascii="Arial" w:eastAsia="DengXian" w:hAnsi="Arial" w:cs="Arial"/>
        </w:rPr>
        <w:t>次；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算法预测触发概率在</w:t>
      </w:r>
      <w:r>
        <w:rPr>
          <w:rFonts w:ascii="Arial" w:eastAsia="DengXian" w:hAnsi="Arial" w:cs="Arial"/>
        </w:rPr>
        <w:t>30%-70%</w:t>
      </w:r>
      <w:r>
        <w:rPr>
          <w:rFonts w:ascii="Arial" w:eastAsia="DengXian" w:hAnsi="Arial" w:cs="Arial"/>
        </w:rPr>
        <w:t>之间；外部环境存在相关风险隐患（如原材料价格波动苗头、供应商财务指标轻微异常）。示例：某物流线路途经地区偶发暴雨天气，近</w:t>
      </w:r>
      <w:r>
        <w:rPr>
          <w:rFonts w:ascii="Arial" w:eastAsia="DengXian" w:hAnsi="Arial" w:cs="Arial"/>
        </w:rPr>
        <w:t>18</w:t>
      </w:r>
      <w:r>
        <w:rPr>
          <w:rFonts w:ascii="Arial" w:eastAsia="DengXian" w:hAnsi="Arial" w:cs="Arial"/>
        </w:rPr>
        <w:t>个月内出现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次运输延误，该线路再次出现延误的概率判定为中。</w:t>
      </w:r>
    </w:p>
    <w:p w14:paraId="58C3B1DF" w14:textId="77777777" w:rsidR="00474C43" w:rsidRDefault="0059427E" w:rsidP="00980F6C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低概率（</w:t>
      </w:r>
      <w:r>
        <w:rPr>
          <w:rFonts w:ascii="Arial" w:eastAsia="DengXian" w:hAnsi="Arial" w:cs="Arial"/>
        </w:rPr>
        <w:t>≤30%</w:t>
      </w:r>
      <w:r>
        <w:rPr>
          <w:rFonts w:ascii="Arial" w:eastAsia="DengXian" w:hAnsi="Arial" w:cs="Arial"/>
        </w:rPr>
        <w:t>）：该类风险事件无明确触发因素，历史发生频率极低，外部环境相对稳定，仅存在极端情况下的触发可能。预测方法主要包括：近</w:t>
      </w:r>
      <w:r>
        <w:rPr>
          <w:rFonts w:ascii="Arial" w:eastAsia="DengXian" w:hAnsi="Arial" w:cs="Arial"/>
        </w:rPr>
        <w:t>24</w:t>
      </w:r>
      <w:r>
        <w:rPr>
          <w:rFonts w:ascii="Arial" w:eastAsia="DengXian" w:hAnsi="Arial" w:cs="Arial"/>
        </w:rPr>
        <w:t>个月内无同类事件发生；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算法预测触发概率</w:t>
      </w:r>
      <w:r>
        <w:rPr>
          <w:rFonts w:ascii="Arial" w:eastAsia="DengXian" w:hAnsi="Arial" w:cs="Arial"/>
        </w:rPr>
        <w:t>≤30%</w:t>
      </w:r>
      <w:r>
        <w:rPr>
          <w:rFonts w:ascii="Arial" w:eastAsia="DengXian" w:hAnsi="Arial" w:cs="Arial"/>
        </w:rPr>
        <w:t>；外部环境无相关风险隐患，仅极端突发情况（如罕见地震、突发政策突变）可能触发。示例：某供应商所在地区无自然灾害历史记录，且其财务状况、运营能力良好，该供应商发生破产风险的概率判定为低。</w:t>
      </w:r>
    </w:p>
    <w:p w14:paraId="58C3B1E0" w14:textId="77777777" w:rsidR="00474C43" w:rsidRDefault="0059427E" w:rsidP="00980F6C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发生概率将结合风险事件的内在严重性、传播动能等其他维度，共同参与最终风险等级的计算，且支持根据实时数据、预警信号动态调整，确保概率预测的时效性与准确性。</w:t>
      </w:r>
    </w:p>
    <w:p w14:paraId="58C3B1E1" w14:textId="16437A19" w:rsidR="00474C43" w:rsidRPr="00DE6CE4" w:rsidRDefault="0059427E" w:rsidP="00D86A99">
      <w:pPr>
        <w:pStyle w:val="4"/>
        <w:rPr>
          <w:rFonts w:hint="eastAsia"/>
          <w:bCs/>
        </w:rPr>
      </w:pPr>
      <w:bookmarkStart w:id="1509" w:name="heading_38"/>
      <w:r>
        <w:t>供应链影响分析</w:t>
      </w:r>
      <w:bookmarkEnd w:id="1509"/>
      <w:r w:rsidR="00FE24EC">
        <w:rPr>
          <w:rFonts w:hint="eastAsia"/>
        </w:rPr>
        <w:t>（Haibin P1）</w:t>
      </w:r>
    </w:p>
    <w:p w14:paraId="58C3B1E2" w14:textId="77777777" w:rsidR="00474C43" w:rsidRDefault="0059427E">
      <w:pPr>
        <w:spacing w:before="240" w:after="120" w:line="288" w:lineRule="auto"/>
        <w:outlineLvl w:val="5"/>
        <w:rPr>
          <w:rFonts w:hint="eastAsia"/>
        </w:rPr>
      </w:pPr>
      <w:bookmarkStart w:id="1510" w:name="heading_39"/>
      <w:r>
        <w:rPr>
          <w:rFonts w:ascii="Arial" w:eastAsia="DengXian" w:hAnsi="Arial" w:cs="Arial"/>
          <w:b/>
          <w:sz w:val="24"/>
        </w:rPr>
        <w:t xml:space="preserve">4.2.2.3.1 </w:t>
      </w:r>
      <w:r>
        <w:rPr>
          <w:rFonts w:ascii="Arial" w:eastAsia="DengXian" w:hAnsi="Arial" w:cs="Arial"/>
          <w:b/>
          <w:sz w:val="24"/>
        </w:rPr>
        <w:t>节点匹配</w:t>
      </w:r>
      <w:bookmarkEnd w:id="1510"/>
    </w:p>
    <w:p w14:paraId="58C3B1E3" w14:textId="77777777" w:rsidR="00474C43" w:rsidRDefault="0059427E" w:rsidP="00980F6C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基于供应链网络知识图谱。</w:t>
      </w:r>
    </w:p>
    <w:p w14:paraId="58C3B1E4" w14:textId="77777777" w:rsidR="00474C43" w:rsidRDefault="0059427E" w:rsidP="00980F6C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自动匹配风险事件影响的供应链节点（供应商、物料、产品、仓库、港口、产线、物流线路），支持</w:t>
      </w:r>
      <w:r>
        <w:rPr>
          <w:rFonts w:ascii="Arial" w:eastAsia="DengXian" w:hAnsi="Arial" w:cs="Arial"/>
        </w:rPr>
        <w:t>N</w:t>
      </w:r>
      <w:r>
        <w:rPr>
          <w:rFonts w:ascii="Arial" w:eastAsia="DengXian" w:hAnsi="Arial" w:cs="Arial"/>
        </w:rPr>
        <w:t>级供应商穿透匹配。</w:t>
      </w:r>
    </w:p>
    <w:p w14:paraId="58C3B1E5" w14:textId="77777777" w:rsidR="00474C43" w:rsidRDefault="0059427E" w:rsidP="00980F6C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供应链网络知识图谱需提前整合企业供应链全链路信息，包括供应商（含</w:t>
      </w:r>
      <w:r>
        <w:rPr>
          <w:rFonts w:ascii="Arial" w:eastAsia="DengXian" w:hAnsi="Arial" w:cs="Arial"/>
        </w:rPr>
        <w:t>Tier1/Tier2/Tier3</w:t>
      </w:r>
      <w:r>
        <w:rPr>
          <w:rFonts w:ascii="Arial" w:eastAsia="DengXian" w:hAnsi="Arial" w:cs="Arial"/>
        </w:rPr>
        <w:t>等多级供应商）、核心物料、成品、仓库、港口、生产产线、物流线路、客户等所有关键节点，同时标注各节点间的关联关系（如供应商与物料的供应关系、仓库与物流线路的衔接关系、产线与物料的依赖关系等）。当风险事件发生时，系统将基于知识图谱中的节点属性（如地理位置、所属品类、关联主体），自动匹配受影响的节点：例如，某地区发生港口拥堵风险，系统会快速匹配该港口对应的所有物流线路、依赖该港口的仓库、通过该港口运输的物料及对应供应商；若某核心供应商出现财务风险，系统可穿透匹配其供应的所有物料、依赖该物料的产线、使用该产线生</w:t>
      </w:r>
      <w:r>
        <w:rPr>
          <w:rFonts w:ascii="Arial" w:eastAsia="DengXian" w:hAnsi="Arial" w:cs="Arial"/>
        </w:rPr>
        <w:lastRenderedPageBreak/>
        <w:t>产的成品及下游客户，实现</w:t>
      </w:r>
      <w:r>
        <w:rPr>
          <w:rFonts w:ascii="Arial" w:eastAsia="DengXian" w:hAnsi="Arial" w:cs="Arial"/>
        </w:rPr>
        <w:t>N</w:t>
      </w:r>
      <w:r>
        <w:rPr>
          <w:rFonts w:ascii="Arial" w:eastAsia="DengXian" w:hAnsi="Arial" w:cs="Arial"/>
        </w:rPr>
        <w:t>级节点联动匹配，确保无遗漏受影响的供应链环节。</w:t>
      </w:r>
    </w:p>
    <w:p w14:paraId="58C3B1E6" w14:textId="77777777" w:rsidR="00474C43" w:rsidRDefault="0059427E">
      <w:pPr>
        <w:spacing w:before="240" w:after="120" w:line="288" w:lineRule="auto"/>
        <w:outlineLvl w:val="5"/>
        <w:rPr>
          <w:rFonts w:hint="eastAsia"/>
        </w:rPr>
      </w:pPr>
      <w:bookmarkStart w:id="1511" w:name="heading_40"/>
      <w:r>
        <w:rPr>
          <w:rFonts w:ascii="Arial" w:eastAsia="DengXian" w:hAnsi="Arial" w:cs="Arial"/>
          <w:b/>
          <w:sz w:val="24"/>
        </w:rPr>
        <w:t xml:space="preserve">4.2.2.3.2 </w:t>
      </w:r>
      <w:r>
        <w:rPr>
          <w:rFonts w:ascii="Arial" w:eastAsia="DengXian" w:hAnsi="Arial" w:cs="Arial"/>
          <w:b/>
          <w:sz w:val="24"/>
        </w:rPr>
        <w:t>风险事件影响综合分级</w:t>
      </w:r>
      <w:bookmarkEnd w:id="1511"/>
    </w:p>
    <w:p w14:paraId="58C3B1E7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2" w:name="heading_41"/>
      <w:r>
        <w:rPr>
          <w:rFonts w:ascii="Arial" w:eastAsia="DengXian" w:hAnsi="Arial" w:cs="Arial"/>
          <w:b/>
          <w:sz w:val="24"/>
        </w:rPr>
        <w:t xml:space="preserve">4.2.2.3.2.1 </w:t>
      </w:r>
      <w:r>
        <w:rPr>
          <w:rFonts w:ascii="Arial" w:eastAsia="DengXian" w:hAnsi="Arial" w:cs="Arial"/>
          <w:b/>
          <w:sz w:val="24"/>
        </w:rPr>
        <w:t>传播动能与网络效应（</w:t>
      </w:r>
      <w:r>
        <w:rPr>
          <w:rFonts w:ascii="Arial" w:eastAsia="DengXian" w:hAnsi="Arial" w:cs="Arial"/>
          <w:b/>
          <w:sz w:val="24"/>
        </w:rPr>
        <w:t>Propagation Kinetic Energy</w:t>
      </w:r>
      <w:r>
        <w:rPr>
          <w:rFonts w:ascii="Arial" w:eastAsia="DengXian" w:hAnsi="Arial" w:cs="Arial"/>
          <w:b/>
          <w:sz w:val="24"/>
        </w:rPr>
        <w:t>）</w:t>
      </w:r>
      <w:bookmarkEnd w:id="1512"/>
    </w:p>
    <w:p w14:paraId="58C3B1E8" w14:textId="77777777" w:rsidR="00474C43" w:rsidRDefault="0059427E" w:rsidP="00980F6C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预测评估风险在供应链网络中的级联放大潜力。</w:t>
      </w:r>
    </w:p>
    <w:p w14:paraId="58C3B1E9" w14:textId="77777777" w:rsidR="00474C43" w:rsidRDefault="0059427E" w:rsidP="00147742">
      <w:pPr>
        <w:numPr>
          <w:ilvl w:val="0"/>
          <w:numId w:val="83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传播动能</w:t>
      </w:r>
      <w:r>
        <w:rPr>
          <w:rFonts w:ascii="Arial" w:eastAsia="DengXian" w:hAnsi="Arial" w:cs="Arial"/>
        </w:rPr>
        <w:t xml:space="preserve"> = </w:t>
      </w:r>
      <w:r>
        <w:rPr>
          <w:rFonts w:ascii="Arial" w:eastAsia="DengXian" w:hAnsi="Arial" w:cs="Arial"/>
        </w:rPr>
        <w:t>节点中心性</w:t>
      </w:r>
      <w:r>
        <w:rPr>
          <w:rFonts w:ascii="Arial" w:eastAsia="DengXian" w:hAnsi="Arial" w:cs="Arial"/>
        </w:rPr>
        <w:t xml:space="preserve"> × </w:t>
      </w:r>
      <w:r>
        <w:rPr>
          <w:rFonts w:ascii="Arial" w:eastAsia="DengXian" w:hAnsi="Arial" w:cs="Arial"/>
        </w:rPr>
        <w:t>替代难度</w:t>
      </w:r>
      <w:r>
        <w:rPr>
          <w:rFonts w:ascii="Arial" w:eastAsia="DengXian" w:hAnsi="Arial" w:cs="Arial"/>
        </w:rPr>
        <w:t xml:space="preserve"> × </w:t>
      </w:r>
      <w:r>
        <w:rPr>
          <w:rFonts w:ascii="Arial" w:eastAsia="DengXian" w:hAnsi="Arial" w:cs="Arial"/>
        </w:rPr>
        <w:t>依赖深度</w:t>
      </w:r>
      <w:r>
        <w:rPr>
          <w:rFonts w:ascii="Arial" w:eastAsia="DengXian" w:hAnsi="Arial" w:cs="Arial"/>
        </w:rPr>
        <w:t xml:space="preserve"> × </w:t>
      </w:r>
      <w:r>
        <w:rPr>
          <w:rFonts w:ascii="Arial" w:eastAsia="DengXian" w:hAnsi="Arial" w:cs="Arial"/>
        </w:rPr>
        <w:t>耦合紧密度</w:t>
      </w:r>
      <w:r>
        <w:rPr>
          <w:rFonts w:ascii="Arial" w:eastAsia="DengXian" w:hAnsi="Arial" w:cs="Arial"/>
        </w:rPr>
        <w:t xml:space="preserve">      </w:t>
      </w:r>
    </w:p>
    <w:p w14:paraId="58C3B1EA" w14:textId="77777777" w:rsidR="00474C43" w:rsidRDefault="0059427E" w:rsidP="00147742">
      <w:pPr>
        <w:numPr>
          <w:ilvl w:val="0"/>
          <w:numId w:val="84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网络拓扑影响因子示例：</w:t>
      </w:r>
    </w:p>
    <w:tbl>
      <w:tblPr>
        <w:tblW w:w="8280" w:type="dxa"/>
        <w:tblInd w:w="132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45"/>
        <w:gridCol w:w="3135"/>
      </w:tblGrid>
      <w:tr w:rsidR="00474C43" w14:paraId="58C3B1EE" w14:textId="77777777" w:rsidTr="00147742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E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因子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EC" w14:textId="78889485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说明</w:t>
            </w:r>
            <w:r>
              <w:rPr>
                <w:rFonts w:ascii="Arial" w:eastAsia="DengXian" w:hAnsi="Arial" w:cs="Arial"/>
              </w:rPr>
              <w:t xml:space="preserve"> </w:t>
            </w:r>
            <w:r w:rsidR="00BC7C70">
              <w:rPr>
                <w:rFonts w:ascii="Arial" w:eastAsia="DengXian" w:hAnsi="Arial" w:cs="Arial" w:hint="eastAsia"/>
              </w:rPr>
              <w:t>（示例）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E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评估要点示例</w:t>
            </w:r>
          </w:p>
        </w:tc>
      </w:tr>
      <w:tr w:rsidR="00474C43" w14:paraId="58C3B1F2" w14:textId="77777777" w:rsidTr="00147742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E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节点中心性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0" w14:textId="49697D5F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该节点在供应链网络中的枢纽地位</w:t>
            </w:r>
            <w:r w:rsidR="00905B50">
              <w:rPr>
                <w:rFonts w:ascii="Arial" w:eastAsia="DengXian" w:hAnsi="Arial" w:cs="Arial" w:hint="eastAsia"/>
              </w:rPr>
              <w:t>、重要程度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唯一供应商</w:t>
            </w:r>
            <w:r>
              <w:rPr>
                <w:rFonts w:ascii="Arial" w:eastAsia="DengXian" w:hAnsi="Arial" w:cs="Arial"/>
              </w:rPr>
              <w:t>=1.0</w:t>
            </w:r>
            <w:r>
              <w:rPr>
                <w:rFonts w:ascii="Arial" w:eastAsia="DengXian" w:hAnsi="Arial" w:cs="Arial"/>
              </w:rPr>
              <w:t>，</w:t>
            </w:r>
            <w:r>
              <w:rPr>
                <w:rFonts w:ascii="Arial" w:eastAsia="DengXian" w:hAnsi="Arial" w:cs="Arial"/>
              </w:rPr>
              <w:t>3</w:t>
            </w:r>
            <w:r>
              <w:rPr>
                <w:rFonts w:ascii="Arial" w:eastAsia="DengXian" w:hAnsi="Arial" w:cs="Arial"/>
              </w:rPr>
              <w:t>家以上备选</w:t>
            </w:r>
            <w:r>
              <w:rPr>
                <w:rFonts w:ascii="Arial" w:eastAsia="DengXian" w:hAnsi="Arial" w:cs="Arial"/>
              </w:rPr>
              <w:t>=0.3</w:t>
            </w:r>
          </w:p>
        </w:tc>
      </w:tr>
      <w:tr w:rsidR="00474C43" w14:paraId="58C3B1F6" w14:textId="77777777" w:rsidTr="00147742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替代难度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4" w14:textId="7AF843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切换供应商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路径的时间与成本</w:t>
            </w:r>
            <w:r w:rsidR="00BC7C70">
              <w:rPr>
                <w:rFonts w:ascii="Arial" w:eastAsia="DengXian" w:hAnsi="Arial" w:cs="Arial" w:hint="eastAsia"/>
              </w:rPr>
              <w:t>、提前期时长等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认证周期</w:t>
            </w:r>
            <w:r>
              <w:rPr>
                <w:rFonts w:ascii="Arial" w:eastAsia="DengXian" w:hAnsi="Arial" w:cs="Arial"/>
              </w:rPr>
              <w:t>&gt;6</w:t>
            </w:r>
            <w:r>
              <w:rPr>
                <w:rFonts w:ascii="Arial" w:eastAsia="DengXian" w:hAnsi="Arial" w:cs="Arial"/>
              </w:rPr>
              <w:t>个月</w:t>
            </w:r>
            <w:r>
              <w:rPr>
                <w:rFonts w:ascii="Arial" w:eastAsia="DengXian" w:hAnsi="Arial" w:cs="Arial"/>
              </w:rPr>
              <w:t>=</w:t>
            </w:r>
            <w:r>
              <w:rPr>
                <w:rFonts w:ascii="Arial" w:eastAsia="DengXian" w:hAnsi="Arial" w:cs="Arial"/>
              </w:rPr>
              <w:t>高，现货采购</w:t>
            </w:r>
            <w:r>
              <w:rPr>
                <w:rFonts w:ascii="Arial" w:eastAsia="DengXian" w:hAnsi="Arial" w:cs="Arial"/>
              </w:rPr>
              <w:t>=</w:t>
            </w:r>
            <w:r>
              <w:rPr>
                <w:rFonts w:ascii="Arial" w:eastAsia="DengXian" w:hAnsi="Arial" w:cs="Arial"/>
              </w:rPr>
              <w:t>低</w:t>
            </w:r>
            <w:r>
              <w:rPr>
                <w:rFonts w:ascii="Arial" w:eastAsia="DengXian" w:hAnsi="Arial" w:cs="Arial"/>
              </w:rPr>
              <w:t xml:space="preserve">  </w:t>
            </w:r>
          </w:p>
        </w:tc>
      </w:tr>
      <w:tr w:rsidR="00474C43" w14:paraId="58C3B1FA" w14:textId="77777777" w:rsidTr="00147742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依赖深度</w:t>
            </w:r>
            <w:r>
              <w:rPr>
                <w:rFonts w:ascii="Arial" w:eastAsia="DengXian" w:hAnsi="Arial" w:cs="Arial"/>
              </w:rPr>
              <w:t xml:space="preserve">  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上游层级渗透（</w:t>
            </w:r>
            <w:r>
              <w:rPr>
                <w:rFonts w:ascii="Arial" w:eastAsia="DengXian" w:hAnsi="Arial" w:cs="Arial"/>
              </w:rPr>
              <w:t>Tier N</w:t>
            </w:r>
            <w:r>
              <w:rPr>
                <w:rFonts w:ascii="Arial" w:eastAsia="DengXian" w:hAnsi="Arial" w:cs="Arial"/>
              </w:rPr>
              <w:t>影响）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原材料级</w:t>
            </w:r>
            <w:r>
              <w:rPr>
                <w:rFonts w:ascii="Arial" w:eastAsia="DengXian" w:hAnsi="Arial" w:cs="Arial"/>
              </w:rPr>
              <w:t>=</w:t>
            </w:r>
            <w:r>
              <w:rPr>
                <w:rFonts w:ascii="Arial" w:eastAsia="DengXian" w:hAnsi="Arial" w:cs="Arial"/>
              </w:rPr>
              <w:t>深，组装服务级</w:t>
            </w:r>
            <w:r>
              <w:rPr>
                <w:rFonts w:ascii="Arial" w:eastAsia="DengXian" w:hAnsi="Arial" w:cs="Arial"/>
              </w:rPr>
              <w:t>=</w:t>
            </w:r>
            <w:r>
              <w:rPr>
                <w:rFonts w:ascii="Arial" w:eastAsia="DengXian" w:hAnsi="Arial" w:cs="Arial"/>
              </w:rPr>
              <w:t>浅</w:t>
            </w:r>
            <w:r>
              <w:rPr>
                <w:rFonts w:ascii="Arial" w:eastAsia="DengXian" w:hAnsi="Arial" w:cs="Arial"/>
              </w:rPr>
              <w:t xml:space="preserve">    </w:t>
            </w:r>
          </w:p>
        </w:tc>
      </w:tr>
      <w:tr w:rsidR="00474C43" w14:paraId="58C3B1FE" w14:textId="77777777" w:rsidTr="00147742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耦合紧密度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JIT</w:t>
            </w:r>
            <w:r>
              <w:rPr>
                <w:rFonts w:ascii="Arial" w:eastAsia="DengXian" w:hAnsi="Arial" w:cs="Arial"/>
              </w:rPr>
              <w:t>程度、库存策略、信息共享度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1F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JIT</w:t>
            </w:r>
            <w:r>
              <w:rPr>
                <w:rFonts w:ascii="Arial" w:eastAsia="DengXian" w:hAnsi="Arial" w:cs="Arial"/>
              </w:rPr>
              <w:t>零库存</w:t>
            </w:r>
            <w:r>
              <w:rPr>
                <w:rFonts w:ascii="Arial" w:eastAsia="DengXian" w:hAnsi="Arial" w:cs="Arial"/>
              </w:rPr>
              <w:t>=1.0</w:t>
            </w:r>
            <w:r>
              <w:rPr>
                <w:rFonts w:ascii="Arial" w:eastAsia="DengXian" w:hAnsi="Arial" w:cs="Arial"/>
              </w:rPr>
              <w:t>，</w:t>
            </w:r>
            <w:r>
              <w:rPr>
                <w:rFonts w:ascii="Arial" w:eastAsia="DengXian" w:hAnsi="Arial" w:cs="Arial"/>
              </w:rPr>
              <w:t>VMI</w:t>
            </w:r>
            <w:r>
              <w:rPr>
                <w:rFonts w:ascii="Arial" w:eastAsia="DengXian" w:hAnsi="Arial" w:cs="Arial"/>
              </w:rPr>
              <w:t>高库存</w:t>
            </w:r>
            <w:r>
              <w:rPr>
                <w:rFonts w:ascii="Arial" w:eastAsia="DengXian" w:hAnsi="Arial" w:cs="Arial"/>
              </w:rPr>
              <w:t xml:space="preserve">=0.4   </w:t>
            </w:r>
          </w:p>
        </w:tc>
      </w:tr>
    </w:tbl>
    <w:p w14:paraId="58C3B1FF" w14:textId="77777777" w:rsidR="00474C43" w:rsidRDefault="0059427E" w:rsidP="00980F6C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传播路径系数示例：</w:t>
      </w:r>
    </w:p>
    <w:p w14:paraId="58C3B200" w14:textId="77777777" w:rsidR="00474C43" w:rsidRDefault="0059427E" w:rsidP="00147742">
      <w:pPr>
        <w:numPr>
          <w:ilvl w:val="0"/>
          <w:numId w:val="86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正向传播（下游影响）：原材料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零部件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成品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客户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反向传播（上游挤压）：订单取消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产能闲置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上游砍单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侧向传播（竞争替代）：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供应商断供，</w:t>
      </w:r>
      <w:r>
        <w:rPr>
          <w:rFonts w:ascii="Arial" w:eastAsia="DengXian" w:hAnsi="Arial" w:cs="Arial"/>
        </w:rPr>
        <w:t>B</w:t>
      </w:r>
      <w:r>
        <w:rPr>
          <w:rFonts w:ascii="Arial" w:eastAsia="DengXian" w:hAnsi="Arial" w:cs="Arial"/>
        </w:rPr>
        <w:t>供应商产能被抢空；</w:t>
      </w:r>
    </w:p>
    <w:p w14:paraId="58C3B201" w14:textId="2AB698B5" w:rsidR="00474C43" w:rsidRDefault="0059427E" w:rsidP="00147742">
      <w:pPr>
        <w:numPr>
          <w:ilvl w:val="0"/>
          <w:numId w:val="87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评估</w:t>
      </w:r>
      <w:r w:rsidR="00DD7574">
        <w:rPr>
          <w:rFonts w:ascii="Arial" w:eastAsia="DengXian" w:hAnsi="Arial" w:cs="Arial" w:hint="eastAsia"/>
        </w:rPr>
        <w:t>维度</w:t>
      </w:r>
      <w:r>
        <w:rPr>
          <w:rFonts w:ascii="Arial" w:eastAsia="DengXian" w:hAnsi="Arial" w:cs="Arial"/>
        </w:rPr>
        <w:t>示例：</w:t>
      </w:r>
    </w:p>
    <w:p w14:paraId="58C3B202" w14:textId="77777777" w:rsidR="00474C43" w:rsidRDefault="0059427E" w:rsidP="00147742">
      <w:pPr>
        <w:numPr>
          <w:ilvl w:val="0"/>
          <w:numId w:val="88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影响波及供应商数量（</w:t>
      </w:r>
      <w:r>
        <w:rPr>
          <w:rFonts w:ascii="Arial" w:eastAsia="DengXian" w:hAnsi="Arial" w:cs="Arial"/>
        </w:rPr>
        <w:t>Tier1/2/3</w:t>
      </w:r>
      <w:r>
        <w:rPr>
          <w:rFonts w:ascii="Arial" w:eastAsia="DengXian" w:hAnsi="Arial" w:cs="Arial"/>
        </w:rPr>
        <w:t>）；</w:t>
      </w:r>
    </w:p>
    <w:p w14:paraId="58C3B203" w14:textId="77777777" w:rsidR="00474C43" w:rsidRDefault="0059427E" w:rsidP="00147742">
      <w:pPr>
        <w:numPr>
          <w:ilvl w:val="0"/>
          <w:numId w:val="89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预计产能损失传导时间（</w:t>
      </w:r>
      <w:r>
        <w:rPr>
          <w:rFonts w:ascii="Arial" w:eastAsia="DengXian" w:hAnsi="Arial" w:cs="Arial"/>
        </w:rPr>
        <w:t>T+3</w:t>
      </w:r>
      <w:r>
        <w:rPr>
          <w:rFonts w:ascii="Arial" w:eastAsia="DengXian" w:hAnsi="Arial" w:cs="Arial"/>
        </w:rPr>
        <w:t>天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月）；</w:t>
      </w:r>
    </w:p>
    <w:p w14:paraId="58C3B204" w14:textId="6936FA9F" w:rsidR="00474C43" w:rsidRDefault="0059427E" w:rsidP="00147742">
      <w:pPr>
        <w:numPr>
          <w:ilvl w:val="0"/>
          <w:numId w:val="90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网络级联失效概率（蒙特卡洛模拟</w:t>
      </w:r>
      <w:r w:rsidR="00DD7574">
        <w:rPr>
          <w:rFonts w:ascii="Arial" w:eastAsia="DengXian" w:hAnsi="Arial" w:cs="Arial" w:hint="eastAsia"/>
        </w:rPr>
        <w:t>算法</w:t>
      </w:r>
      <w:r>
        <w:rPr>
          <w:rFonts w:ascii="Arial" w:eastAsia="DengXian" w:hAnsi="Arial" w:cs="Arial"/>
        </w:rPr>
        <w:t>）；</w:t>
      </w:r>
    </w:p>
    <w:p w14:paraId="58C3B205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3" w:name="heading_42"/>
      <w:r>
        <w:rPr>
          <w:rFonts w:ascii="Arial" w:eastAsia="DengXian" w:hAnsi="Arial" w:cs="Arial"/>
          <w:b/>
          <w:sz w:val="24"/>
        </w:rPr>
        <w:t xml:space="preserve">4.2.2.3.2.2 </w:t>
      </w:r>
      <w:r>
        <w:rPr>
          <w:rFonts w:ascii="Arial" w:eastAsia="DengXian" w:hAnsi="Arial" w:cs="Arial"/>
          <w:b/>
          <w:sz w:val="24"/>
        </w:rPr>
        <w:t>系统脆弱性暴露（</w:t>
      </w:r>
      <w:r>
        <w:rPr>
          <w:rFonts w:ascii="Arial" w:eastAsia="DengXian" w:hAnsi="Arial" w:cs="Arial"/>
          <w:b/>
          <w:sz w:val="24"/>
        </w:rPr>
        <w:t>System Vulnerability Exposure</w:t>
      </w:r>
      <w:r>
        <w:rPr>
          <w:rFonts w:ascii="Arial" w:eastAsia="DengXian" w:hAnsi="Arial" w:cs="Arial"/>
          <w:b/>
          <w:sz w:val="24"/>
        </w:rPr>
        <w:t>）</w:t>
      </w:r>
      <w:bookmarkEnd w:id="1513"/>
    </w:p>
    <w:p w14:paraId="58C3B206" w14:textId="77777777" w:rsidR="00474C43" w:rsidRDefault="0059427E" w:rsidP="00980F6C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评估当前供应链对该风险敏感程度：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2850"/>
        <w:gridCol w:w="3510"/>
      </w:tblGrid>
      <w:tr w:rsidR="00474C43" w14:paraId="58C3B20A" w14:textId="7777777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评估角度示例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关键问题示例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数据来源示例</w:t>
            </w:r>
          </w:p>
        </w:tc>
      </w:tr>
      <w:tr w:rsidR="00474C43" w14:paraId="58C3B20E" w14:textId="7777777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地理重叠度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某供应商是否在地理范围内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供应商</w:t>
            </w:r>
            <w:r>
              <w:rPr>
                <w:rFonts w:ascii="Arial" w:eastAsia="DengXian" w:hAnsi="Arial" w:cs="Arial"/>
              </w:rPr>
              <w:t>GIS</w:t>
            </w:r>
            <w:r>
              <w:rPr>
                <w:rFonts w:ascii="Arial" w:eastAsia="DengXian" w:hAnsi="Arial" w:cs="Arial"/>
              </w:rPr>
              <w:t>坐标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风险区域</w:t>
            </w:r>
            <w:r>
              <w:rPr>
                <w:rFonts w:ascii="Arial" w:eastAsia="DengXian" w:hAnsi="Arial" w:cs="Arial"/>
              </w:rPr>
              <w:t>GIS</w:t>
            </w:r>
            <w:r>
              <w:rPr>
                <w:rFonts w:ascii="Arial" w:eastAsia="DengXian" w:hAnsi="Arial" w:cs="Arial"/>
              </w:rPr>
              <w:t>叠加</w:t>
            </w:r>
          </w:p>
        </w:tc>
      </w:tr>
      <w:tr w:rsidR="00474C43" w14:paraId="58C3B212" w14:textId="7777777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0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品类集中度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受影响物料是否为我司核心品类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ABC</w:t>
            </w:r>
            <w:r>
              <w:rPr>
                <w:rFonts w:ascii="Arial" w:eastAsia="DengXian" w:hAnsi="Arial" w:cs="Arial"/>
              </w:rPr>
              <w:t>分类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关键物料清单</w:t>
            </w:r>
          </w:p>
        </w:tc>
      </w:tr>
      <w:tr w:rsidR="00474C43" w14:paraId="58C3B216" w14:textId="7777777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库存缓冲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现有库存能支撑多久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ERP</w:t>
            </w:r>
            <w:r>
              <w:rPr>
                <w:rFonts w:ascii="Arial" w:eastAsia="DengXian" w:hAnsi="Arial" w:cs="Arial"/>
              </w:rPr>
              <w:t>实时库存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在途数据</w:t>
            </w:r>
          </w:p>
        </w:tc>
      </w:tr>
      <w:tr w:rsidR="00474C43" w14:paraId="58C3B21A" w14:textId="7777777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合同锁定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是否有长期协议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价格锁定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合同管理系统</w:t>
            </w:r>
          </w:p>
        </w:tc>
      </w:tr>
      <w:tr w:rsidR="00474C43" w14:paraId="58C3B21E" w14:textId="77777777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财务杠杆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该风险对现金流冲击多大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1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财务模型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情景分析</w:t>
            </w:r>
          </w:p>
        </w:tc>
      </w:tr>
    </w:tbl>
    <w:p w14:paraId="58C3B21F" w14:textId="77777777" w:rsidR="00474C43" w:rsidRDefault="0059427E" w:rsidP="00980F6C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脆弱性评分矩阵示例：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1920"/>
        <w:gridCol w:w="1665"/>
        <w:gridCol w:w="2205"/>
      </w:tblGrid>
      <w:tr w:rsidR="00474C43" w14:paraId="58C3B224" w14:textId="77777777"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暴露程度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库存覆盖</w:t>
            </w:r>
            <w:r>
              <w:rPr>
                <w:rFonts w:ascii="Arial" w:eastAsia="DengXian" w:hAnsi="Arial" w:cs="Arial"/>
              </w:rPr>
              <w:t>&lt;7</w:t>
            </w:r>
            <w:r>
              <w:rPr>
                <w:rFonts w:ascii="Arial" w:eastAsia="DengXian" w:hAnsi="Arial" w:cs="Arial"/>
              </w:rPr>
              <w:t>天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库存</w:t>
            </w:r>
            <w:r>
              <w:rPr>
                <w:rFonts w:ascii="Arial" w:eastAsia="DengXian" w:hAnsi="Arial" w:cs="Arial"/>
              </w:rPr>
              <w:t>7-30</w:t>
            </w:r>
            <w:r>
              <w:rPr>
                <w:rFonts w:ascii="Arial" w:eastAsia="DengXian" w:hAnsi="Arial" w:cs="Arial"/>
              </w:rPr>
              <w:t>天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库存</w:t>
            </w:r>
            <w:r>
              <w:rPr>
                <w:rFonts w:ascii="Arial" w:eastAsia="DengXian" w:hAnsi="Arial" w:cs="Arial"/>
              </w:rPr>
              <w:t>&gt;30</w:t>
            </w:r>
            <w:r>
              <w:rPr>
                <w:rFonts w:ascii="Arial" w:eastAsia="DengXian" w:hAnsi="Arial" w:cs="Arial"/>
              </w:rPr>
              <w:t>天</w:t>
            </w:r>
          </w:p>
        </w:tc>
      </w:tr>
      <w:tr w:rsidR="00474C43" w14:paraId="58C3B229" w14:textId="77777777"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核心物料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唯一供应商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极高脆弱</w:t>
            </w:r>
            <w:r>
              <w:rPr>
                <w:rFonts w:ascii="Arial" w:eastAsia="DengXian" w:hAnsi="Arial" w:cs="Arial"/>
              </w:rPr>
              <w:t xml:space="preserve">(10) 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高脆弱</w:t>
            </w:r>
            <w:r>
              <w:rPr>
                <w:rFonts w:ascii="Arial" w:eastAsia="DengXian" w:hAnsi="Arial" w:cs="Arial"/>
              </w:rPr>
              <w:t xml:space="preserve">(8) 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中脆弱</w:t>
            </w:r>
            <w:r>
              <w:rPr>
                <w:rFonts w:ascii="Arial" w:eastAsia="DengXian" w:hAnsi="Arial" w:cs="Arial"/>
              </w:rPr>
              <w:t xml:space="preserve">(6)  </w:t>
            </w:r>
          </w:p>
        </w:tc>
      </w:tr>
      <w:tr w:rsidR="00474C43" w14:paraId="58C3B22E" w14:textId="77777777"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核心物料</w:t>
            </w:r>
            <w:r>
              <w:rPr>
                <w:rFonts w:ascii="Arial" w:eastAsia="DengXian" w:hAnsi="Arial" w:cs="Arial"/>
              </w:rPr>
              <w:t>+2</w:t>
            </w:r>
            <w:r>
              <w:rPr>
                <w:rFonts w:ascii="Arial" w:eastAsia="DengXian" w:hAnsi="Arial" w:cs="Arial"/>
              </w:rPr>
              <w:t>家供应商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高脆弱</w:t>
            </w:r>
            <w:r>
              <w:rPr>
                <w:rFonts w:ascii="Arial" w:eastAsia="DengXian" w:hAnsi="Arial" w:cs="Arial"/>
              </w:rPr>
              <w:t>(8)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中脆弱</w:t>
            </w:r>
            <w:r>
              <w:rPr>
                <w:rFonts w:ascii="Arial" w:eastAsia="DengXian" w:hAnsi="Arial" w:cs="Arial"/>
              </w:rPr>
              <w:t xml:space="preserve">(6) 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低脆弱</w:t>
            </w:r>
            <w:r>
              <w:rPr>
                <w:rFonts w:ascii="Arial" w:eastAsia="DengXian" w:hAnsi="Arial" w:cs="Arial"/>
              </w:rPr>
              <w:t xml:space="preserve">(4)  </w:t>
            </w:r>
          </w:p>
        </w:tc>
      </w:tr>
      <w:tr w:rsidR="00474C43" w14:paraId="58C3B233" w14:textId="77777777"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2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非核心物料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中脆弱</w:t>
            </w:r>
            <w:r>
              <w:rPr>
                <w:rFonts w:ascii="Arial" w:eastAsia="DengXian" w:hAnsi="Arial" w:cs="Arial"/>
              </w:rPr>
              <w:t>(5)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低脆弱</w:t>
            </w:r>
            <w:r>
              <w:rPr>
                <w:rFonts w:ascii="Arial" w:eastAsia="DengXian" w:hAnsi="Arial" w:cs="Arial"/>
              </w:rPr>
              <w:t xml:space="preserve">(3)  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极低脆弱</w:t>
            </w:r>
            <w:r>
              <w:rPr>
                <w:rFonts w:ascii="Arial" w:eastAsia="DengXian" w:hAnsi="Arial" w:cs="Arial"/>
              </w:rPr>
              <w:t xml:space="preserve">(1) </w:t>
            </w:r>
          </w:p>
        </w:tc>
      </w:tr>
    </w:tbl>
    <w:p w14:paraId="58C3B234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4" w:name="heading_43"/>
      <w:r>
        <w:rPr>
          <w:rFonts w:ascii="Arial" w:eastAsia="DengXian" w:hAnsi="Arial" w:cs="Arial"/>
          <w:b/>
          <w:sz w:val="24"/>
        </w:rPr>
        <w:t xml:space="preserve">4.2.2.3.2.3 </w:t>
      </w:r>
      <w:r>
        <w:rPr>
          <w:rFonts w:ascii="Arial" w:eastAsia="DengXian" w:hAnsi="Arial" w:cs="Arial"/>
          <w:b/>
          <w:sz w:val="24"/>
        </w:rPr>
        <w:t>时间压力与响应窗口（</w:t>
      </w:r>
      <w:r>
        <w:rPr>
          <w:rFonts w:ascii="Arial" w:eastAsia="DengXian" w:hAnsi="Arial" w:cs="Arial"/>
          <w:b/>
          <w:sz w:val="24"/>
        </w:rPr>
        <w:t>Time Pressure &amp; Response Window</w:t>
      </w:r>
      <w:r>
        <w:rPr>
          <w:rFonts w:ascii="Arial" w:eastAsia="DengXian" w:hAnsi="Arial" w:cs="Arial"/>
          <w:b/>
          <w:sz w:val="24"/>
        </w:rPr>
        <w:t>）</w:t>
      </w:r>
      <w:bookmarkEnd w:id="1514"/>
    </w:p>
    <w:p w14:paraId="58C3B235" w14:textId="77777777" w:rsidR="00474C43" w:rsidRDefault="0059427E" w:rsidP="00980F6C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评估决策与行动的紧迫性</w:t>
      </w:r>
    </w:p>
    <w:p w14:paraId="58C3B236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>响应窗口</w:t>
      </w:r>
      <w:r>
        <w:rPr>
          <w:rFonts w:ascii="Arial" w:eastAsia="DengXian" w:hAnsi="Arial" w:cs="Arial"/>
        </w:rPr>
        <w:t xml:space="preserve"> = </w:t>
      </w:r>
      <w:r>
        <w:rPr>
          <w:rFonts w:ascii="Arial" w:eastAsia="DengXian" w:hAnsi="Arial" w:cs="Arial"/>
        </w:rPr>
        <w:t>风险发生时间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影响生效时间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内部决策耗时</w:t>
      </w:r>
      <w:r>
        <w:rPr>
          <w:rFonts w:ascii="Arial" w:eastAsia="DengXian" w:hAnsi="Arial" w:cs="Arial"/>
        </w:rPr>
        <w:t xml:space="preserve">        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3915"/>
        <w:gridCol w:w="3105"/>
      </w:tblGrid>
      <w:tr w:rsidR="00474C43" w14:paraId="58C3B23A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时间特征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评估要点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分级</w:t>
            </w:r>
          </w:p>
        </w:tc>
      </w:tr>
      <w:tr w:rsidR="00474C43" w14:paraId="58C3B23E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预警期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是否有前置信号？（如气象预警、财报恶化）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长预警</w:t>
            </w:r>
            <w:r>
              <w:rPr>
                <w:rFonts w:ascii="Arial" w:eastAsia="DengXian" w:hAnsi="Arial" w:cs="Arial"/>
              </w:rPr>
              <w:t>(&gt;7</w:t>
            </w:r>
            <w:r>
              <w:rPr>
                <w:rFonts w:ascii="Arial" w:eastAsia="DengXian" w:hAnsi="Arial" w:cs="Arial"/>
              </w:rPr>
              <w:t>天</w:t>
            </w:r>
            <w:r>
              <w:rPr>
                <w:rFonts w:ascii="Arial" w:eastAsia="DengXian" w:hAnsi="Arial" w:cs="Arial"/>
              </w:rPr>
              <w:t>)/</w:t>
            </w:r>
            <w:r>
              <w:rPr>
                <w:rFonts w:ascii="Arial" w:eastAsia="DengXian" w:hAnsi="Arial" w:cs="Arial"/>
              </w:rPr>
              <w:t>短预警</w:t>
            </w:r>
            <w:r>
              <w:rPr>
                <w:rFonts w:ascii="Arial" w:eastAsia="DengXian" w:hAnsi="Arial" w:cs="Arial"/>
              </w:rPr>
              <w:t>(&lt;48h)/</w:t>
            </w:r>
            <w:r>
              <w:rPr>
                <w:rFonts w:ascii="Arial" w:eastAsia="DengXian" w:hAnsi="Arial" w:cs="Arial"/>
              </w:rPr>
              <w:t>突发</w:t>
            </w:r>
          </w:p>
        </w:tc>
      </w:tr>
      <w:tr w:rsidR="00474C43" w14:paraId="58C3B242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3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冲击速度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风险转化为实际损失的时间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小时级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天级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周级</w:t>
            </w:r>
          </w:p>
        </w:tc>
      </w:tr>
      <w:tr w:rsidR="00474C43" w14:paraId="58C3B246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决策耗时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内部审批流程所需时间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自动决策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部门级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高管级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董事会</w:t>
            </w:r>
          </w:p>
        </w:tc>
      </w:tr>
      <w:tr w:rsidR="00474C43" w14:paraId="58C3B24A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行动耗时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执行缓解措施所需时间</w:t>
            </w:r>
          </w:p>
        </w:tc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4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即时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数日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数周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数月</w:t>
            </w:r>
          </w:p>
        </w:tc>
      </w:tr>
    </w:tbl>
    <w:p w14:paraId="58C3B24B" w14:textId="77777777" w:rsidR="00474C43" w:rsidRDefault="0059427E" w:rsidP="00980F6C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时间压力等级：</w:t>
      </w:r>
    </w:p>
    <w:p w14:paraId="58C3B24C" w14:textId="77777777" w:rsidR="00474C43" w:rsidRDefault="0059427E" w:rsidP="00980F6C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 xml:space="preserve">⚡ </w:t>
      </w:r>
      <w:r>
        <w:rPr>
          <w:rFonts w:ascii="Arial" w:eastAsia="DengXian" w:hAnsi="Arial" w:cs="Arial"/>
        </w:rPr>
        <w:t>紧急：响应窗口</w:t>
      </w:r>
      <w:r>
        <w:rPr>
          <w:rFonts w:ascii="Arial" w:eastAsia="DengXian" w:hAnsi="Arial" w:cs="Arial"/>
        </w:rPr>
        <w:t>&lt;24</w:t>
      </w:r>
      <w:r>
        <w:rPr>
          <w:rFonts w:ascii="Arial" w:eastAsia="DengXian" w:hAnsi="Arial" w:cs="Arial"/>
        </w:rPr>
        <w:t>小时，需立即行动（如港口突然关闭）</w:t>
      </w:r>
    </w:p>
    <w:p w14:paraId="58C3B24D" w14:textId="77777777" w:rsidR="00474C43" w:rsidRDefault="0059427E" w:rsidP="00980F6C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⏰ </w:t>
      </w:r>
      <w:r>
        <w:rPr>
          <w:rFonts w:ascii="Arial" w:eastAsia="DengXian" w:hAnsi="Arial" w:cs="Arial"/>
        </w:rPr>
        <w:t>紧迫：响应窗口</w:t>
      </w:r>
      <w:r>
        <w:rPr>
          <w:rFonts w:ascii="Arial" w:eastAsia="DengXian" w:hAnsi="Arial" w:cs="Arial"/>
        </w:rPr>
        <w:t>3-7</w:t>
      </w:r>
      <w:r>
        <w:rPr>
          <w:rFonts w:ascii="Arial" w:eastAsia="DengXian" w:hAnsi="Arial" w:cs="Arial"/>
        </w:rPr>
        <w:t>天，需快速决策（如供应商财务危机）</w:t>
      </w:r>
    </w:p>
    <w:p w14:paraId="58C3B24E" w14:textId="77777777" w:rsidR="00474C43" w:rsidRDefault="0059427E" w:rsidP="00980F6C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📅 </w:t>
      </w:r>
      <w:r>
        <w:rPr>
          <w:rFonts w:ascii="Arial" w:eastAsia="DengXian" w:hAnsi="Arial" w:cs="Arial"/>
        </w:rPr>
        <w:t>可控：响应窗口</w:t>
      </w:r>
      <w:r>
        <w:rPr>
          <w:rFonts w:ascii="Arial" w:eastAsia="DengXian" w:hAnsi="Arial" w:cs="Arial"/>
        </w:rPr>
        <w:t>&gt;1</w:t>
      </w:r>
      <w:r>
        <w:rPr>
          <w:rFonts w:ascii="Arial" w:eastAsia="DengXian" w:hAnsi="Arial" w:cs="Arial"/>
        </w:rPr>
        <w:t>个月，可规划应对（如政策预告期）</w:t>
      </w:r>
    </w:p>
    <w:p w14:paraId="58C3B24F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5" w:name="heading_44"/>
      <w:r>
        <w:rPr>
          <w:rFonts w:ascii="Arial" w:eastAsia="DengXian" w:hAnsi="Arial" w:cs="Arial"/>
          <w:b/>
          <w:sz w:val="24"/>
        </w:rPr>
        <w:t xml:space="preserve">4.2.2.3.2.4 </w:t>
      </w:r>
      <w:r>
        <w:rPr>
          <w:rFonts w:ascii="Arial" w:eastAsia="DengXian" w:hAnsi="Arial" w:cs="Arial"/>
          <w:b/>
          <w:sz w:val="24"/>
        </w:rPr>
        <w:t>可控性与干预效果（</w:t>
      </w:r>
      <w:r>
        <w:rPr>
          <w:rFonts w:ascii="Arial" w:eastAsia="DengXian" w:hAnsi="Arial" w:cs="Arial"/>
          <w:b/>
          <w:sz w:val="24"/>
        </w:rPr>
        <w:t>Controllability &amp; Intervention Efficacy</w:t>
      </w:r>
      <w:r>
        <w:rPr>
          <w:rFonts w:ascii="Arial" w:eastAsia="DengXian" w:hAnsi="Arial" w:cs="Arial"/>
          <w:b/>
          <w:sz w:val="24"/>
        </w:rPr>
        <w:t>）</w:t>
      </w:r>
      <w:bookmarkEnd w:id="1515"/>
    </w:p>
    <w:p w14:paraId="58C3B250" w14:textId="77777777" w:rsidR="00474C43" w:rsidRDefault="0059427E" w:rsidP="00980F6C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评估本企业对该风险的干预能力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2880"/>
        <w:gridCol w:w="3495"/>
      </w:tblGrid>
      <w:tr w:rsidR="00474C43" w14:paraId="58C3B254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评估角度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高可控特征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低可控特征</w:t>
            </w:r>
          </w:p>
        </w:tc>
      </w:tr>
      <w:tr w:rsidR="00474C43" w14:paraId="58C3B258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信息掌握度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实时数据、直接沟通渠道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信息滞后、依赖第三方</w:t>
            </w:r>
          </w:p>
        </w:tc>
      </w:tr>
      <w:tr w:rsidR="00474C43" w14:paraId="58C3B25C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资源调配权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自有库存、备用供应商待命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依赖市场现货、无备选</w:t>
            </w:r>
          </w:p>
        </w:tc>
      </w:tr>
      <w:tr w:rsidR="00474C43" w14:paraId="58C3B260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关系影响力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战略客户、股东关系、政府关系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5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小客户、无特殊关系</w:t>
            </w:r>
            <w:r>
              <w:rPr>
                <w:rFonts w:ascii="Arial" w:eastAsia="DengXian" w:hAnsi="Arial" w:cs="Arial"/>
              </w:rPr>
              <w:t xml:space="preserve">  </w:t>
            </w:r>
          </w:p>
        </w:tc>
      </w:tr>
      <w:tr w:rsidR="00474C43" w14:paraId="58C3B264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历史应对经验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有类似事件成功案例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首次遭遇、无经验可循</w:t>
            </w:r>
          </w:p>
        </w:tc>
      </w:tr>
      <w:tr w:rsidR="00474C43" w14:paraId="58C3B268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干预成本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可承受范围内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超出预算或不可行</w:t>
            </w:r>
            <w:r>
              <w:rPr>
                <w:rFonts w:ascii="Arial" w:eastAsia="DengXian" w:hAnsi="Arial" w:cs="Arial"/>
              </w:rPr>
              <w:t xml:space="preserve">   </w:t>
            </w:r>
          </w:p>
        </w:tc>
      </w:tr>
    </w:tbl>
    <w:p w14:paraId="58C3B269" w14:textId="77777777" w:rsidR="00474C43" w:rsidRDefault="0059427E" w:rsidP="00980F6C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可控性评分：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高</w:t>
      </w:r>
      <w:r>
        <w:rPr>
          <w:rFonts w:ascii="Arial" w:eastAsia="DengXian" w:hAnsi="Arial" w:cs="Arial"/>
        </w:rPr>
        <w:t xml:space="preserve">(1.0) → </w:t>
      </w:r>
      <w:r>
        <w:rPr>
          <w:rFonts w:ascii="Arial" w:eastAsia="DengXian" w:hAnsi="Arial" w:cs="Arial"/>
        </w:rPr>
        <w:t>中</w:t>
      </w:r>
      <w:r>
        <w:rPr>
          <w:rFonts w:ascii="Arial" w:eastAsia="DengXian" w:hAnsi="Arial" w:cs="Arial"/>
        </w:rPr>
        <w:t xml:space="preserve">(0.6) → </w:t>
      </w:r>
      <w:r>
        <w:rPr>
          <w:rFonts w:ascii="Arial" w:eastAsia="DengXian" w:hAnsi="Arial" w:cs="Arial"/>
        </w:rPr>
        <w:t>低</w:t>
      </w:r>
      <w:r>
        <w:rPr>
          <w:rFonts w:ascii="Arial" w:eastAsia="DengXian" w:hAnsi="Arial" w:cs="Arial"/>
        </w:rPr>
        <w:t xml:space="preserve">(0.3) → </w:t>
      </w:r>
      <w:r>
        <w:rPr>
          <w:rFonts w:ascii="Arial" w:eastAsia="DengXian" w:hAnsi="Arial" w:cs="Arial"/>
        </w:rPr>
        <w:t>极低</w:t>
      </w:r>
      <w:r>
        <w:rPr>
          <w:rFonts w:ascii="Arial" w:eastAsia="DengXian" w:hAnsi="Arial" w:cs="Arial"/>
        </w:rPr>
        <w:t>(0.1)</w:t>
      </w:r>
    </w:p>
    <w:p w14:paraId="58C3B26A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6" w:name="heading_45"/>
      <w:r>
        <w:rPr>
          <w:rFonts w:ascii="Arial" w:eastAsia="DengXian" w:hAnsi="Arial" w:cs="Arial"/>
          <w:b/>
          <w:sz w:val="24"/>
        </w:rPr>
        <w:t xml:space="preserve">4.2.2.3.2.5 </w:t>
      </w:r>
      <w:r>
        <w:rPr>
          <w:rFonts w:ascii="Arial" w:eastAsia="DengXian" w:hAnsi="Arial" w:cs="Arial"/>
          <w:b/>
          <w:sz w:val="24"/>
        </w:rPr>
        <w:t>综合分级模型</w:t>
      </w:r>
      <w:bookmarkEnd w:id="1516"/>
    </w:p>
    <w:p w14:paraId="58C3B26B" w14:textId="77777777" w:rsidR="00474C43" w:rsidRDefault="0059427E" w:rsidP="00980F6C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风险值计算公式</w:t>
      </w:r>
    </w:p>
    <w:p w14:paraId="58C3B26C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>Risk Score = f (Severity, Probability, Propagation, Vulnerability, TimePressure, Controllability)</w:t>
      </w:r>
    </w:p>
    <w:p w14:paraId="58C3B26D" w14:textId="4EFC5662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>最终</w:t>
      </w:r>
      <w:r>
        <w:rPr>
          <w:rFonts w:ascii="Arial" w:eastAsia="DengXian" w:hAnsi="Arial" w:cs="Arial"/>
        </w:rPr>
        <w:t>Risk Score</w:t>
      </w:r>
      <w:r>
        <w:rPr>
          <w:rFonts w:ascii="Arial" w:eastAsia="DengXian" w:hAnsi="Arial" w:cs="Arial"/>
        </w:rPr>
        <w:t>范围</w:t>
      </w:r>
      <w:r>
        <w:rPr>
          <w:rFonts w:ascii="Arial" w:eastAsia="DengXian" w:hAnsi="Arial" w:cs="Arial"/>
        </w:rPr>
        <w:t>1-100</w:t>
      </w:r>
      <w:r>
        <w:rPr>
          <w:rFonts w:ascii="Arial" w:eastAsia="DengXian" w:hAnsi="Arial" w:cs="Arial"/>
        </w:rPr>
        <w:t>，映射到五级：</w:t>
      </w:r>
    </w:p>
    <w:p w14:paraId="58C3B26E" w14:textId="77777777" w:rsidR="00474C43" w:rsidRDefault="0059427E" w:rsidP="00980F6C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等级映射示例：</w:t>
      </w:r>
      <w:r>
        <w:rPr>
          <w:rFonts w:ascii="Arial" w:eastAsia="DengXian" w:hAnsi="Arial" w:cs="Arial"/>
        </w:rPr>
        <w:t xml:space="preserve">   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1005"/>
        <w:gridCol w:w="1005"/>
        <w:gridCol w:w="1005"/>
        <w:gridCol w:w="1005"/>
        <w:gridCol w:w="2055"/>
        <w:gridCol w:w="1185"/>
      </w:tblGrid>
      <w:tr w:rsidR="00474C43" w14:paraId="58C3B276" w14:textId="77777777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6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风险值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等级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颜色标识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决策层级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响应时效性要求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响应模式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资源投入</w:t>
            </w:r>
          </w:p>
        </w:tc>
      </w:tr>
      <w:tr w:rsidR="00474C43" w14:paraId="58C3B27E" w14:textId="77777777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7" w14:textId="0462881B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80-100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灾难级（</w:t>
            </w:r>
            <w:r>
              <w:rPr>
                <w:rFonts w:ascii="Arial" w:eastAsia="DengXian" w:hAnsi="Arial" w:cs="Arial"/>
              </w:rPr>
              <w:t>Critical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🔴 </w:t>
            </w:r>
            <w:r>
              <w:rPr>
                <w:rFonts w:ascii="Arial" w:eastAsia="DengXian" w:hAnsi="Arial" w:cs="Arial"/>
              </w:rPr>
              <w:t>深红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CEO/</w:t>
            </w:r>
            <w:r>
              <w:rPr>
                <w:rFonts w:ascii="Arial" w:eastAsia="DengXian" w:hAnsi="Arial" w:cs="Arial"/>
              </w:rPr>
              <w:t>董事会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立即（</w:t>
            </w:r>
            <w:r>
              <w:rPr>
                <w:rFonts w:ascii="Arial" w:eastAsia="DengXian" w:hAnsi="Arial" w:cs="Arial"/>
              </w:rPr>
              <w:t>&lt;15</w:t>
            </w:r>
            <w:r>
              <w:rPr>
                <w:rFonts w:ascii="Arial" w:eastAsia="DengXian" w:hAnsi="Arial" w:cs="Arial"/>
              </w:rPr>
              <w:t>分钟）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战时机制，全员动员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无上限</w:t>
            </w:r>
          </w:p>
        </w:tc>
      </w:tr>
      <w:tr w:rsidR="00474C43" w14:paraId="58C3B286" w14:textId="77777777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7F" w14:textId="530C2689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50-79</w:t>
            </w:r>
            <w:r w:rsidR="00725A61">
              <w:rPr>
                <w:rFonts w:ascii="Arial" w:eastAsia="DengXian" w:hAnsi="Arial" w:cs="Arial" w:hint="eastAsia"/>
              </w:rPr>
              <w:t>.</w:t>
            </w:r>
            <w:r>
              <w:rPr>
                <w:rFonts w:ascii="Arial" w:eastAsia="DengXian" w:hAnsi="Arial" w:cs="Arial"/>
              </w:rPr>
              <w:t>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高危级（</w:t>
            </w:r>
            <w:r>
              <w:rPr>
                <w:rFonts w:ascii="Arial" w:eastAsia="DengXian" w:hAnsi="Arial" w:cs="Arial"/>
              </w:rPr>
              <w:t>High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🟠 </w:t>
            </w:r>
            <w:r>
              <w:rPr>
                <w:rFonts w:ascii="Arial" w:eastAsia="DengXian" w:hAnsi="Arial" w:cs="Arial"/>
              </w:rPr>
              <w:t>橙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VP/</w:t>
            </w:r>
            <w:r>
              <w:rPr>
                <w:rFonts w:ascii="Arial" w:eastAsia="DengXian" w:hAnsi="Arial" w:cs="Arial"/>
              </w:rPr>
              <w:t>总监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</w:t>
            </w:r>
            <w:r>
              <w:rPr>
                <w:rFonts w:ascii="Arial" w:eastAsia="DengXian" w:hAnsi="Arial" w:cs="Arial"/>
              </w:rPr>
              <w:t>小时内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紧急响应，跨部门协同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专项预算</w:t>
            </w:r>
            <w:r>
              <w:rPr>
                <w:rFonts w:ascii="Arial" w:eastAsia="DengXian" w:hAnsi="Arial" w:cs="Arial"/>
              </w:rPr>
              <w:t xml:space="preserve">   </w:t>
            </w:r>
          </w:p>
        </w:tc>
      </w:tr>
      <w:tr w:rsidR="00474C43" w14:paraId="58C3B28E" w14:textId="77777777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7" w14:textId="142F2E7D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20-49</w:t>
            </w:r>
            <w:r w:rsidR="00725A61">
              <w:rPr>
                <w:rFonts w:ascii="Arial" w:eastAsia="DengXian" w:hAnsi="Arial" w:cs="Arial" w:hint="eastAsia"/>
              </w:rPr>
              <w:t>.</w:t>
            </w:r>
            <w:r>
              <w:rPr>
                <w:rFonts w:ascii="Arial" w:eastAsia="DengXian" w:hAnsi="Arial" w:cs="Arial"/>
              </w:rPr>
              <w:t>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中危级（</w:t>
            </w:r>
            <w:r>
              <w:rPr>
                <w:rFonts w:ascii="Arial" w:eastAsia="DengXian" w:hAnsi="Arial" w:cs="Arial"/>
              </w:rPr>
              <w:t>Medium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🟡 </w:t>
            </w:r>
            <w:r>
              <w:rPr>
                <w:rFonts w:ascii="Arial" w:eastAsia="DengXian" w:hAnsi="Arial" w:cs="Arial"/>
              </w:rPr>
              <w:t>黄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部门经理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24</w:t>
            </w:r>
            <w:r>
              <w:rPr>
                <w:rFonts w:ascii="Arial" w:eastAsia="DengXian" w:hAnsi="Arial" w:cs="Arial"/>
              </w:rPr>
              <w:t>小时内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 </w:t>
            </w:r>
            <w:r>
              <w:rPr>
                <w:rFonts w:ascii="Arial" w:eastAsia="DengXian" w:hAnsi="Arial" w:cs="Arial"/>
              </w:rPr>
              <w:t>标准流程，密切监控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常规预算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  <w:tr w:rsidR="00474C43" w14:paraId="58C3B296" w14:textId="77777777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8F" w14:textId="71172748" w:rsidR="00474C43" w:rsidRDefault="00725A6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 w:hint="eastAsia"/>
              </w:rPr>
              <w:t>5</w:t>
            </w:r>
            <w:r w:rsidR="0059427E">
              <w:rPr>
                <w:rFonts w:ascii="Arial" w:eastAsia="DengXian" w:hAnsi="Arial" w:cs="Arial"/>
              </w:rPr>
              <w:t>-19</w:t>
            </w:r>
            <w:r>
              <w:rPr>
                <w:rFonts w:ascii="Arial" w:eastAsia="DengXian" w:hAnsi="Arial" w:cs="Arial" w:hint="eastAsia"/>
              </w:rPr>
              <w:t>.</w:t>
            </w:r>
            <w:r w:rsidR="0059427E">
              <w:rPr>
                <w:rFonts w:ascii="Arial" w:eastAsia="DengXian" w:hAnsi="Arial" w:cs="Arial"/>
              </w:rPr>
              <w:t>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低危级（</w:t>
            </w:r>
            <w:r>
              <w:rPr>
                <w:rFonts w:ascii="Arial" w:eastAsia="DengXian" w:hAnsi="Arial" w:cs="Arial"/>
              </w:rPr>
              <w:t>Low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🔵 </w:t>
            </w:r>
            <w:r>
              <w:rPr>
                <w:rFonts w:ascii="Arial" w:eastAsia="DengXian" w:hAnsi="Arial" w:cs="Arial"/>
              </w:rPr>
              <w:t>蓝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专员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主管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72</w:t>
            </w:r>
            <w:r>
              <w:rPr>
                <w:rFonts w:ascii="Arial" w:eastAsia="DengXian" w:hAnsi="Arial" w:cs="Arial"/>
              </w:rPr>
              <w:t>小时内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例行处理，定期汇报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最小成本</w:t>
            </w:r>
          </w:p>
        </w:tc>
      </w:tr>
      <w:tr w:rsidR="00474C43" w14:paraId="58C3B29E" w14:textId="77777777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7" w14:textId="204AE600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&lt;5    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监控级（</w:t>
            </w:r>
            <w:r>
              <w:rPr>
                <w:rFonts w:ascii="Arial" w:eastAsia="DengXian" w:hAnsi="Arial" w:cs="Arial"/>
              </w:rPr>
              <w:t>Watch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⚪ </w:t>
            </w:r>
            <w:r>
              <w:rPr>
                <w:rFonts w:ascii="Arial" w:eastAsia="DengXian" w:hAnsi="Arial" w:cs="Arial"/>
              </w:rPr>
              <w:t>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系统自动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周度回顾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 </w:t>
            </w:r>
            <w:r>
              <w:rPr>
                <w:rFonts w:ascii="Arial" w:eastAsia="DengXian" w:hAnsi="Arial" w:cs="Arial"/>
              </w:rPr>
              <w:t>持续监测，无需行动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9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系统资源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</w:tbl>
    <w:p w14:paraId="58C3B29F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7" w:name="heading_46"/>
      <w:r>
        <w:rPr>
          <w:rFonts w:ascii="Arial" w:eastAsia="DengXian" w:hAnsi="Arial" w:cs="Arial"/>
          <w:b/>
          <w:sz w:val="24"/>
        </w:rPr>
        <w:t xml:space="preserve">4.2.2.3.2.6 </w:t>
      </w:r>
      <w:r>
        <w:rPr>
          <w:rFonts w:ascii="Arial" w:eastAsia="DengXian" w:hAnsi="Arial" w:cs="Arial"/>
          <w:b/>
          <w:sz w:val="24"/>
        </w:rPr>
        <w:t>分级评估差异化应用</w:t>
      </w:r>
      <w:bookmarkEnd w:id="1517"/>
    </w:p>
    <w:p w14:paraId="58C3B2A0" w14:textId="77777777" w:rsidR="00474C43" w:rsidRDefault="0059427E" w:rsidP="00980F6C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按风险类型调整权重</w:t>
      </w:r>
    </w:p>
    <w:p w14:paraId="58C3B2A1" w14:textId="77777777" w:rsidR="00474C43" w:rsidRDefault="0059427E" w:rsidP="00980F6C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示例：</w:t>
      </w:r>
      <w:r>
        <w:rPr>
          <w:rFonts w:ascii="Arial" w:eastAsia="DengXian" w:hAnsi="Arial" w:cs="Arial"/>
        </w:rPr>
        <w:t xml:space="preserve">   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25"/>
        <w:gridCol w:w="3900"/>
      </w:tblGrid>
      <w:tr w:rsidR="00474C43" w14:paraId="58C3B2A5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风险类型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权重调整策略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原因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  <w:tr w:rsidR="00474C43" w14:paraId="58C3B2A9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自然灾害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时间压力权重</w:t>
            </w:r>
            <w:r>
              <w:rPr>
                <w:rFonts w:ascii="Arial" w:eastAsia="DengXian" w:hAnsi="Arial" w:cs="Arial"/>
              </w:rPr>
              <w:t>+30%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突发性高，响应窗口短</w:t>
            </w:r>
            <w:r>
              <w:rPr>
                <w:rFonts w:ascii="Arial" w:eastAsia="DengXian" w:hAnsi="Arial" w:cs="Arial"/>
              </w:rPr>
              <w:t xml:space="preserve">  </w:t>
            </w:r>
          </w:p>
        </w:tc>
      </w:tr>
      <w:tr w:rsidR="00474C43" w14:paraId="58C3B2AD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地缘政治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传播动能权重</w:t>
            </w:r>
            <w:r>
              <w:rPr>
                <w:rFonts w:ascii="Arial" w:eastAsia="DengXian" w:hAnsi="Arial" w:cs="Arial"/>
              </w:rPr>
              <w:t>+20%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影响范围广，级联效应强</w:t>
            </w:r>
            <w:r>
              <w:rPr>
                <w:rFonts w:ascii="Arial" w:eastAsia="DengXian" w:hAnsi="Arial" w:cs="Arial"/>
              </w:rPr>
              <w:t xml:space="preserve">       </w:t>
            </w:r>
          </w:p>
        </w:tc>
      </w:tr>
      <w:tr w:rsidR="00474C43" w14:paraId="58C3B2B1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供应商财务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A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可控性权重</w:t>
            </w:r>
            <w:r>
              <w:rPr>
                <w:rFonts w:ascii="Arial" w:eastAsia="DengXian" w:hAnsi="Arial" w:cs="Arial"/>
              </w:rPr>
              <w:t>+25%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可通过合同条款、财务监控干预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  <w:tr w:rsidR="00474C43" w14:paraId="58C3B2B5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质量召回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系统脆弱性权重</w:t>
            </w:r>
            <w:r>
              <w:rPr>
                <w:rFonts w:ascii="Arial" w:eastAsia="DengXian" w:hAnsi="Arial" w:cs="Arial"/>
              </w:rPr>
              <w:t xml:space="preserve">+20% 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品牌损害与客户安全直接相关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</w:tbl>
    <w:p w14:paraId="58C3B2B6" w14:textId="77777777" w:rsidR="00474C43" w:rsidRDefault="0059427E" w:rsidP="00980F6C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按行业特性调整阈值</w:t>
      </w:r>
    </w:p>
    <w:p w14:paraId="58C3B2B7" w14:textId="77777777" w:rsidR="00474C43" w:rsidRDefault="0059427E" w:rsidP="00980F6C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示例：</w:t>
      </w:r>
      <w:r>
        <w:rPr>
          <w:rFonts w:ascii="Arial" w:eastAsia="DengXian" w:hAnsi="Arial" w:cs="Arial"/>
        </w:rPr>
        <w:t xml:space="preserve"> 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10"/>
        <w:gridCol w:w="3330"/>
      </w:tblGrid>
      <w:tr w:rsidR="00474C43" w14:paraId="58C3B2BB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行业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</w:t>
            </w:r>
            <w:r>
              <w:rPr>
                <w:rFonts w:ascii="Arial" w:eastAsia="DengXian" w:hAnsi="Arial" w:cs="Arial"/>
              </w:rPr>
              <w:t>特殊考量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分级调整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  <w:tr w:rsidR="00474C43" w14:paraId="58C3B2BF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汽车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 JIT</w:t>
            </w:r>
            <w:r>
              <w:rPr>
                <w:rFonts w:ascii="Arial" w:eastAsia="DengXian" w:hAnsi="Arial" w:cs="Arial"/>
              </w:rPr>
              <w:t>生产，库存极低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B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整体风险等级上浮一级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  <w:tr w:rsidR="00474C43" w14:paraId="58C3B2C3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医药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法规严格，安全至上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质量相关风险直接升一级</w:t>
            </w:r>
            <w:r>
              <w:rPr>
                <w:rFonts w:ascii="Arial" w:eastAsia="DengXian" w:hAnsi="Arial" w:cs="Arial"/>
              </w:rPr>
              <w:t xml:space="preserve">  </w:t>
            </w:r>
          </w:p>
        </w:tc>
      </w:tr>
      <w:tr w:rsidR="00474C43" w14:paraId="58C3B2C7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电子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技术迭代快，替代难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技术依赖度纳入脆弱性</w:t>
            </w:r>
            <w:r>
              <w:rPr>
                <w:rFonts w:ascii="Arial" w:eastAsia="DengXian" w:hAnsi="Arial" w:cs="Arial"/>
              </w:rPr>
              <w:t xml:space="preserve">   </w:t>
            </w:r>
          </w:p>
        </w:tc>
      </w:tr>
      <w:tr w:rsidR="00474C43" w14:paraId="58C3B2CB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快消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季节性强，时效敏感</w:t>
            </w:r>
          </w:p>
        </w:tc>
        <w:tc>
          <w:tcPr>
            <w:tcW w:w="3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时间压力权重提高</w:t>
            </w:r>
            <w:r>
              <w:rPr>
                <w:rFonts w:ascii="Arial" w:eastAsia="DengXian" w:hAnsi="Arial" w:cs="Arial"/>
              </w:rPr>
              <w:t xml:space="preserve">    </w:t>
            </w:r>
          </w:p>
        </w:tc>
      </w:tr>
    </w:tbl>
    <w:p w14:paraId="58C3B2CC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18" w:name="heading_47"/>
      <w:r>
        <w:rPr>
          <w:rFonts w:ascii="Arial" w:eastAsia="DengXian" w:hAnsi="Arial" w:cs="Arial"/>
          <w:b/>
          <w:sz w:val="24"/>
        </w:rPr>
        <w:t xml:space="preserve">4.2.2.3.2.7 </w:t>
      </w:r>
      <w:r>
        <w:rPr>
          <w:rFonts w:ascii="Arial" w:eastAsia="DengXian" w:hAnsi="Arial" w:cs="Arial"/>
          <w:b/>
          <w:sz w:val="24"/>
        </w:rPr>
        <w:t>分级评估落地机制</w:t>
      </w:r>
      <w:bookmarkEnd w:id="1518"/>
    </w:p>
    <w:p w14:paraId="58C3B2CD" w14:textId="3DC89A69" w:rsidR="00474C43" w:rsidRDefault="0059427E" w:rsidP="00980F6C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自动化评估流程</w:t>
      </w:r>
      <w:r w:rsidR="00447322">
        <w:rPr>
          <w:rFonts w:ascii="Arial" w:eastAsia="DengXian" w:hAnsi="Arial" w:cs="Arial" w:hint="eastAsia"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74C43" w14:paraId="58C3B2C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CE" w14:textId="4A9880C3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</w:rPr>
              <w:t>风险事件捕获 → 自动打标（类型/地点/强度）</w:t>
            </w:r>
            <w:r>
              <w:rPr>
                <w:rFonts w:ascii="Consolas" w:eastAsia="Consolas" w:hAnsi="Consolas" w:cs="Consolas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</w:rPr>
              <w:br/>
              <w:t>GIS匹配供应商 → 计算地理重叠度</w:t>
            </w:r>
            <w:r>
              <w:rPr>
                <w:rFonts w:ascii="Consolas" w:eastAsia="Consolas" w:hAnsi="Consolas" w:cs="Consolas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</w:rPr>
              <w:br/>
              <w:t>BOM穿透分析 →</w:t>
            </w:r>
            <w:r w:rsidR="00471142">
              <w:rPr>
                <w:rFonts w:ascii="Consolas" w:eastAsia="Consolas" w:hAnsi="Consolas" w:cs="Consolas" w:hint="eastAsia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识别受影响物料/SKU</w:t>
            </w:r>
            <w:r>
              <w:rPr>
                <w:rFonts w:ascii="Consolas" w:eastAsia="Consolas" w:hAnsi="Consolas" w:cs="Consolas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</w:rPr>
              <w:br/>
              <w:t>库存快照查询 → 计算缓冲天数</w:t>
            </w:r>
            <w:r>
              <w:rPr>
                <w:rFonts w:ascii="Consolas" w:eastAsia="Consolas" w:hAnsi="Consolas" w:cs="Consolas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</w:rPr>
              <w:br/>
              <w:t>网络传播模拟 →</w:t>
            </w:r>
            <w:r w:rsidR="00471142">
              <w:rPr>
                <w:rFonts w:ascii="SimSun" w:eastAsia="SimSun" w:hAnsi="SimSun" w:cs="SimSun" w:hint="eastAsia"/>
              </w:rPr>
              <w:t>（传导路径）</w:t>
            </w:r>
            <w:r>
              <w:rPr>
                <w:rFonts w:ascii="Consolas" w:eastAsia="Consolas" w:hAnsi="Consolas" w:cs="Consolas"/>
              </w:rPr>
              <w:t>预测级联影响</w:t>
            </w:r>
            <w:r>
              <w:rPr>
                <w:rFonts w:ascii="Consolas" w:eastAsia="Consolas" w:hAnsi="Consolas" w:cs="Consolas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</w:rPr>
              <w:br/>
              <w:t xml:space="preserve">五维评分计算 → 输出Risk Score + </w:t>
            </w:r>
            <w:r w:rsidR="00471142">
              <w:rPr>
                <w:rFonts w:ascii="SimSun" w:eastAsia="SimSun" w:hAnsi="SimSun" w:cs="SimSun" w:hint="eastAsia"/>
              </w:rPr>
              <w:t>影响分析和评估</w:t>
            </w:r>
            <w:r>
              <w:rPr>
                <w:rFonts w:ascii="Consolas" w:eastAsia="Consolas" w:hAnsi="Consolas" w:cs="Consolas"/>
              </w:rPr>
              <w:t>等级</w:t>
            </w:r>
            <w:r>
              <w:rPr>
                <w:rFonts w:ascii="Consolas" w:eastAsia="Consolas" w:hAnsi="Consolas" w:cs="Consolas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</w:rPr>
              <w:br/>
              <w:t>匹配应对预案 → 生成任务清单</w:t>
            </w:r>
          </w:p>
        </w:tc>
      </w:tr>
    </w:tbl>
    <w:p w14:paraId="58C3B2D0" w14:textId="77777777" w:rsidR="00474C43" w:rsidRDefault="0059427E" w:rsidP="00980F6C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人工复核触发条件</w:t>
      </w:r>
    </w:p>
    <w:p w14:paraId="58C3B2D1" w14:textId="77777777" w:rsidR="00474C43" w:rsidRDefault="0059427E" w:rsidP="00980F6C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首次出现的新型风险（无历史模型）</w:t>
      </w:r>
    </w:p>
    <w:p w14:paraId="58C3B2D2" w14:textId="77777777" w:rsidR="00474C43" w:rsidRDefault="0059427E" w:rsidP="00980F6C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评分结果与专家直觉严重冲突</w:t>
      </w:r>
    </w:p>
    <w:p w14:paraId="58C3B2D3" w14:textId="77777777" w:rsidR="00474C43" w:rsidRDefault="0059427E" w:rsidP="00980F6C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涉及战略供应商或核心客户</w:t>
      </w:r>
    </w:p>
    <w:p w14:paraId="58C3B2D4" w14:textId="57908C4F" w:rsidR="00474C43" w:rsidRDefault="0059427E" w:rsidP="00980F6C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风险值处于分级阈值边界（如</w:t>
      </w:r>
      <w:r>
        <w:rPr>
          <w:rFonts w:ascii="Arial" w:eastAsia="DengXian" w:hAnsi="Arial" w:cs="Arial"/>
        </w:rPr>
        <w:t>49</w:t>
      </w:r>
      <w:r w:rsidR="00471142">
        <w:rPr>
          <w:rFonts w:ascii="Arial" w:eastAsia="DengXian" w:hAnsi="Arial" w:cs="Arial" w:hint="eastAsia"/>
        </w:rPr>
        <w:t>.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分</w:t>
      </w:r>
      <w:r>
        <w:rPr>
          <w:rFonts w:ascii="Arial" w:eastAsia="DengXian" w:hAnsi="Arial" w:cs="Arial"/>
        </w:rPr>
        <w:t xml:space="preserve"> vs 50</w:t>
      </w:r>
      <w:r>
        <w:rPr>
          <w:rFonts w:ascii="Arial" w:eastAsia="DengXian" w:hAnsi="Arial" w:cs="Arial"/>
        </w:rPr>
        <w:t>分）</w:t>
      </w:r>
    </w:p>
    <w:p w14:paraId="58C3B2D5" w14:textId="77777777" w:rsidR="00474C43" w:rsidRDefault="0059427E" w:rsidP="00980F6C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分级结果动态调整</w:t>
      </w:r>
    </w:p>
    <w:p w14:paraId="58C3B2D6" w14:textId="77777777" w:rsidR="00474C43" w:rsidRDefault="0059427E" w:rsidP="00980F6C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示例：</w:t>
      </w:r>
    </w:p>
    <w:tbl>
      <w:tblPr>
        <w:tblW w:w="8280" w:type="dxa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8"/>
        <w:gridCol w:w="4502"/>
      </w:tblGrid>
      <w:tr w:rsidR="00474C43" w14:paraId="58C3B2D9" w14:textId="77777777" w:rsidTr="00147742">
        <w:tc>
          <w:tcPr>
            <w:tcW w:w="3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D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触发条件</w:t>
            </w:r>
          </w:p>
        </w:tc>
        <w:tc>
          <w:tcPr>
            <w:tcW w:w="4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D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调整动作</w:t>
            </w:r>
          </w:p>
        </w:tc>
      </w:tr>
      <w:tr w:rsidR="00474C43" w14:paraId="58C3B2DC" w14:textId="77777777" w:rsidTr="00147742">
        <w:tc>
          <w:tcPr>
            <w:tcW w:w="3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D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新信息输入（如地震升级为海啸）</w:t>
            </w:r>
          </w:p>
        </w:tc>
        <w:tc>
          <w:tcPr>
            <w:tcW w:w="4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D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重新计算，可能升级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</w:tr>
      <w:tr w:rsidR="00474C43" w14:paraId="58C3B2DF" w14:textId="77777777" w:rsidTr="00147742">
        <w:tc>
          <w:tcPr>
            <w:tcW w:w="3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D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应对措施生效（如备用供应商激活）</w:t>
            </w:r>
          </w:p>
        </w:tc>
        <w:tc>
          <w:tcPr>
            <w:tcW w:w="4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DE" w14:textId="5F6399E0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降低脆弱性评分，降级</w:t>
            </w:r>
            <w:r>
              <w:rPr>
                <w:rFonts w:ascii="Arial" w:eastAsia="DengXian" w:hAnsi="Arial" w:cs="Arial"/>
              </w:rPr>
              <w:t xml:space="preserve">     </w:t>
            </w:r>
          </w:p>
        </w:tc>
      </w:tr>
      <w:tr w:rsidR="00474C43" w14:paraId="58C3B2E2" w14:textId="77777777" w:rsidTr="00147742">
        <w:tc>
          <w:tcPr>
            <w:tcW w:w="3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时间窗口关闭（如台风已过）</w:t>
            </w:r>
            <w:r>
              <w:rPr>
                <w:rFonts w:ascii="Arial" w:eastAsia="DengXian" w:hAnsi="Arial" w:cs="Arial"/>
              </w:rPr>
              <w:t xml:space="preserve"> </w:t>
            </w:r>
          </w:p>
        </w:tc>
        <w:tc>
          <w:tcPr>
            <w:tcW w:w="4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转为灾后恢复评估</w:t>
            </w:r>
            <w:r>
              <w:rPr>
                <w:rFonts w:ascii="Arial" w:eastAsia="DengXian" w:hAnsi="Arial" w:cs="Arial"/>
              </w:rPr>
              <w:t xml:space="preserve">        </w:t>
            </w:r>
          </w:p>
        </w:tc>
      </w:tr>
      <w:tr w:rsidR="00474C43" w14:paraId="58C3B2E5" w14:textId="77777777" w:rsidTr="00147742">
        <w:tc>
          <w:tcPr>
            <w:tcW w:w="37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舆情发酵（如媒体曝光质量问题）</w:t>
            </w:r>
            <w:r>
              <w:rPr>
                <w:rFonts w:ascii="Arial" w:eastAsia="DengXian" w:hAnsi="Arial" w:cs="Arial"/>
              </w:rPr>
              <w:t xml:space="preserve">   </w:t>
            </w:r>
          </w:p>
        </w:tc>
        <w:tc>
          <w:tcPr>
            <w:tcW w:w="4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提升传播动能，可能升级</w:t>
            </w:r>
            <w:r>
              <w:rPr>
                <w:rFonts w:ascii="Arial" w:eastAsia="DengXian" w:hAnsi="Arial" w:cs="Arial"/>
              </w:rPr>
              <w:t xml:space="preserve">        </w:t>
            </w:r>
          </w:p>
        </w:tc>
      </w:tr>
    </w:tbl>
    <w:p w14:paraId="58C3B2E6" w14:textId="04F2559D" w:rsidR="00474C43" w:rsidRDefault="0059427E">
      <w:pPr>
        <w:spacing w:before="240" w:after="120" w:line="288" w:lineRule="auto"/>
        <w:outlineLvl w:val="5"/>
        <w:rPr>
          <w:rFonts w:hint="eastAsia"/>
        </w:rPr>
      </w:pPr>
      <w:bookmarkStart w:id="1519" w:name="heading_48"/>
      <w:r>
        <w:rPr>
          <w:rFonts w:ascii="Arial" w:eastAsia="DengXian" w:hAnsi="Arial" w:cs="Arial"/>
          <w:b/>
          <w:sz w:val="24"/>
        </w:rPr>
        <w:t xml:space="preserve">4.2.2.3.3 </w:t>
      </w:r>
      <w:r>
        <w:rPr>
          <w:rFonts w:ascii="Arial" w:eastAsia="DengXian" w:hAnsi="Arial" w:cs="Arial"/>
          <w:b/>
          <w:sz w:val="24"/>
        </w:rPr>
        <w:t>风险事件影响量化评估</w:t>
      </w:r>
      <w:bookmarkEnd w:id="1519"/>
      <w:r w:rsidR="00B33DF6">
        <w:rPr>
          <w:rFonts w:ascii="Arial" w:eastAsia="DengXian" w:hAnsi="Arial" w:cs="Arial" w:hint="eastAsia"/>
          <w:b/>
          <w:sz w:val="24"/>
        </w:rPr>
        <w:t xml:space="preserve"> </w:t>
      </w:r>
      <w:r w:rsidR="00B33DF6">
        <w:rPr>
          <w:rFonts w:ascii="Arial" w:eastAsia="DengXian" w:hAnsi="Arial" w:cs="Arial" w:hint="eastAsia"/>
          <w:b/>
          <w:sz w:val="24"/>
        </w:rPr>
        <w:t>（</w:t>
      </w:r>
      <w:r w:rsidR="00B33DF6">
        <w:rPr>
          <w:rFonts w:ascii="Arial" w:eastAsia="DengXian" w:hAnsi="Arial" w:cs="Arial" w:hint="eastAsia"/>
          <w:b/>
          <w:sz w:val="24"/>
        </w:rPr>
        <w:t>Haibin P1</w:t>
      </w:r>
      <w:r w:rsidR="00B33DF6">
        <w:rPr>
          <w:rFonts w:ascii="Arial" w:eastAsia="DengXian" w:hAnsi="Arial" w:cs="Arial" w:hint="eastAsia"/>
          <w:b/>
          <w:sz w:val="24"/>
        </w:rPr>
        <w:t>）</w:t>
      </w:r>
    </w:p>
    <w:p w14:paraId="58C3B2E7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20" w:name="heading_49"/>
      <w:r>
        <w:rPr>
          <w:rFonts w:ascii="Arial" w:eastAsia="DengXian" w:hAnsi="Arial" w:cs="Arial"/>
          <w:b/>
          <w:sz w:val="24"/>
        </w:rPr>
        <w:t xml:space="preserve">4.2.2.3.3.1 </w:t>
      </w:r>
      <w:r>
        <w:rPr>
          <w:rFonts w:ascii="Arial" w:eastAsia="DengXian" w:hAnsi="Arial" w:cs="Arial"/>
          <w:b/>
          <w:sz w:val="24"/>
        </w:rPr>
        <w:t>量化权重</w:t>
      </w:r>
      <w:bookmarkEnd w:id="1520"/>
    </w:p>
    <w:p w14:paraId="58C3B2E8" w14:textId="77777777" w:rsidR="00474C43" w:rsidRDefault="0059427E" w:rsidP="00980F6C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以风险分级分类结果为定性锚点，通过传导路径中节点匹配、系数标定、层级拆解、数据联动，实现从风险事件到定量分析。</w:t>
      </w:r>
    </w:p>
    <w:p w14:paraId="58C3B2E9" w14:textId="77777777" w:rsidR="00474C43" w:rsidRDefault="0059427E" w:rsidP="00980F6C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风险分级分类的量化锚点转化</w:t>
      </w:r>
    </w:p>
    <w:p w14:paraId="58C3B2EA" w14:textId="3897020B" w:rsidR="00474C43" w:rsidRDefault="0059427E" w:rsidP="00980F6C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将风险分级（灾难级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高危级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中危级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低危级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监控级）、分类（地缘政治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自然灾害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供应商运营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市场价格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合规</w:t>
      </w:r>
      <w:r>
        <w:rPr>
          <w:rFonts w:ascii="Arial" w:eastAsia="DengXian" w:hAnsi="Arial" w:cs="Arial"/>
        </w:rPr>
        <w:t xml:space="preserve"> ESG</w:t>
      </w:r>
      <w:r w:rsidR="00471142">
        <w:rPr>
          <w:rFonts w:ascii="Arial" w:eastAsia="DengXian" w:hAnsi="Arial" w:cs="Arial" w:hint="eastAsia"/>
        </w:rPr>
        <w:t>等</w:t>
      </w:r>
      <w:r>
        <w:rPr>
          <w:rFonts w:ascii="Arial" w:eastAsia="DengXian" w:hAnsi="Arial" w:cs="Arial"/>
        </w:rPr>
        <w:t>）转化为</w:t>
      </w:r>
      <w:r>
        <w:rPr>
          <w:rFonts w:ascii="Arial" w:eastAsia="DengXian" w:hAnsi="Arial" w:cs="Arial"/>
          <w:b/>
        </w:rPr>
        <w:t>量化基础系数</w:t>
      </w:r>
      <w:r>
        <w:rPr>
          <w:rFonts w:ascii="Arial" w:eastAsia="DengXian" w:hAnsi="Arial" w:cs="Arial"/>
        </w:rPr>
        <w:t>，作为后续测算的核心基准，示例如下：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290"/>
        <w:gridCol w:w="5970"/>
      </w:tblGrid>
      <w:tr w:rsidR="00474C43" w14:paraId="58C3B2EF" w14:textId="77777777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风险等级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量化基础系数（</w:t>
            </w:r>
            <w:r>
              <w:rPr>
                <w:rFonts w:ascii="Arial" w:eastAsia="DengXian" w:hAnsi="Arial" w:cs="Arial"/>
              </w:rPr>
              <w:t>K_base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E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适用场景说明</w:t>
            </w:r>
          </w:p>
          <w:p w14:paraId="58C3B2EE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474C43" w14:paraId="58C3B2F3" w14:textId="77777777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灾难级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0.9-1.0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战争爆发、国家级港口关闭、核心供应商破产等，影响覆盖全供应链核心节点</w:t>
            </w:r>
          </w:p>
        </w:tc>
      </w:tr>
      <w:tr w:rsidR="00474C43" w14:paraId="58C3B2F7" w14:textId="77777777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高危级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0.7-0.89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单一核心供应商断供、极端自然灾害损毁生产基地、重大合规处罚等，影响核心节点且传导性强</w:t>
            </w:r>
          </w:p>
        </w:tc>
      </w:tr>
      <w:tr w:rsidR="00474C43" w14:paraId="58C3B2FB" w14:textId="77777777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中危级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0.4-0.69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区域物流拥堵、非核心供应商交付延迟、小额价格波动等，影响局部节点且传导范围有限</w:t>
            </w:r>
          </w:p>
        </w:tc>
      </w:tr>
      <w:tr w:rsidR="00474C43" w14:paraId="58C3B2FF" w14:textId="77777777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低危级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0.2-0.39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2F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小规模质量问题、短期物流延误、轻微政策微调等，影响单一节点且无明显传导</w:t>
            </w:r>
          </w:p>
        </w:tc>
      </w:tr>
      <w:tr w:rsidR="00474C43" w14:paraId="58C3B303" w14:textId="77777777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监控级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0-0.19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潜在风险苗头，无实际业务影响，仅作趋势监测</w:t>
            </w:r>
          </w:p>
        </w:tc>
      </w:tr>
    </w:tbl>
    <w:p w14:paraId="58C3B304" w14:textId="77777777" w:rsidR="00474C43" w:rsidRDefault="00474C43">
      <w:pPr>
        <w:rPr>
          <w:rFonts w:hint="eastAsia"/>
        </w:rPr>
      </w:pP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1650"/>
        <w:gridCol w:w="5310"/>
      </w:tblGrid>
      <w:tr w:rsidR="00474C43" w14:paraId="58C3B308" w14:textId="77777777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风险分类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系数调整权重（</w:t>
            </w:r>
            <w:r>
              <w:rPr>
                <w:rFonts w:ascii="Arial" w:eastAsia="DengXian" w:hAnsi="Arial" w:cs="Arial"/>
              </w:rPr>
              <w:t>W_type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调整逻辑（基于风险特性修正</w:t>
            </w:r>
            <w:r>
              <w:rPr>
                <w:rFonts w:ascii="Arial" w:eastAsia="DengXian" w:hAnsi="Arial" w:cs="Arial"/>
              </w:rPr>
              <w:t xml:space="preserve"> K_base</w:t>
            </w:r>
            <w:r>
              <w:rPr>
                <w:rFonts w:ascii="Arial" w:eastAsia="DengXian" w:hAnsi="Arial" w:cs="Arial"/>
              </w:rPr>
              <w:t>）</w:t>
            </w:r>
          </w:p>
        </w:tc>
      </w:tr>
      <w:tr w:rsidR="00474C43" w14:paraId="58C3B30C" w14:textId="77777777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自然灾害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+0.15</w:t>
            </w:r>
            <w:r>
              <w:rPr>
                <w:rFonts w:ascii="Arial" w:eastAsia="DengXian" w:hAnsi="Arial" w:cs="Arial"/>
              </w:rPr>
              <w:t>（突发类）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响应窗口短，冲击时效强，需放大影响系数</w:t>
            </w:r>
          </w:p>
        </w:tc>
      </w:tr>
      <w:tr w:rsidR="00474C43" w14:paraId="58C3B310" w14:textId="77777777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地缘政治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+0.12</w:t>
            </w:r>
            <w:r>
              <w:rPr>
                <w:rFonts w:ascii="Arial" w:eastAsia="DengXian" w:hAnsi="Arial" w:cs="Arial"/>
              </w:rPr>
              <w:t>（传导类）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0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波及范围广，级联效应明显，需提升传导系数</w:t>
            </w:r>
          </w:p>
        </w:tc>
      </w:tr>
      <w:tr w:rsidR="00474C43" w14:paraId="58C3B314" w14:textId="77777777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供应商运营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+0.08</w:t>
            </w:r>
            <w:r>
              <w:rPr>
                <w:rFonts w:ascii="Arial" w:eastAsia="DengXian" w:hAnsi="Arial" w:cs="Arial"/>
              </w:rPr>
              <w:t>（依赖类）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与供应链耦合度高，替代难度决定影响程度</w:t>
            </w:r>
          </w:p>
        </w:tc>
      </w:tr>
      <w:tr w:rsidR="00474C43" w14:paraId="58C3B318" w14:textId="77777777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市场价格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+0.05</w:t>
            </w:r>
            <w:r>
              <w:rPr>
                <w:rFonts w:ascii="Arial" w:eastAsia="DengXian" w:hAnsi="Arial" w:cs="Arial"/>
              </w:rPr>
              <w:t>（波动类）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影响采购成本，无直接生产中断风险</w:t>
            </w:r>
          </w:p>
        </w:tc>
      </w:tr>
      <w:tr w:rsidR="00474C43" w14:paraId="58C3B31C" w14:textId="77777777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合规</w:t>
            </w:r>
            <w:r>
              <w:rPr>
                <w:rFonts w:ascii="Arial" w:eastAsia="DengXian" w:hAnsi="Arial" w:cs="Arial"/>
              </w:rPr>
              <w:t xml:space="preserve"> ESG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+0.03</w:t>
            </w:r>
            <w:r>
              <w:rPr>
                <w:rFonts w:ascii="Arial" w:eastAsia="DengXian" w:hAnsi="Arial" w:cs="Arial"/>
              </w:rPr>
              <w:t>（合规类）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1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主要影响业务准入，无直接业务量损失</w:t>
            </w:r>
          </w:p>
        </w:tc>
      </w:tr>
    </w:tbl>
    <w:p w14:paraId="58C3B31D" w14:textId="77777777" w:rsidR="00474C43" w:rsidRDefault="0059427E" w:rsidP="00980F6C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最终量化基准系数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K_final = K_base × W_type × </w:t>
      </w:r>
      <w:r>
        <w:rPr>
          <w:rFonts w:ascii="Arial" w:eastAsia="DengXian" w:hAnsi="Arial" w:cs="Arial"/>
        </w:rPr>
        <w:t>场景适配系数（如</w:t>
      </w:r>
      <w:r>
        <w:rPr>
          <w:rFonts w:ascii="Arial" w:eastAsia="DengXian" w:hAnsi="Arial" w:cs="Arial"/>
        </w:rPr>
        <w:t xml:space="preserve"> JIT </w:t>
      </w:r>
      <w:r>
        <w:rPr>
          <w:rFonts w:ascii="Arial" w:eastAsia="DengXian" w:hAnsi="Arial" w:cs="Arial"/>
        </w:rPr>
        <w:t>生产场景</w:t>
      </w:r>
      <w:r>
        <w:rPr>
          <w:rFonts w:ascii="Arial" w:eastAsia="DengXian" w:hAnsi="Arial" w:cs="Arial"/>
        </w:rPr>
        <w:t xml:space="preserve"> ×1.2</w:t>
      </w:r>
      <w:r>
        <w:rPr>
          <w:rFonts w:ascii="Arial" w:eastAsia="DengXian" w:hAnsi="Arial" w:cs="Arial"/>
        </w:rPr>
        <w:t>，库存充足场景</w:t>
      </w:r>
      <w:r>
        <w:rPr>
          <w:rFonts w:ascii="Arial" w:eastAsia="DengXian" w:hAnsi="Arial" w:cs="Arial"/>
        </w:rPr>
        <w:t xml:space="preserve"> ×0.7</w:t>
      </w:r>
      <w:r>
        <w:rPr>
          <w:rFonts w:ascii="Arial" w:eastAsia="DengXian" w:hAnsi="Arial" w:cs="Arial"/>
        </w:rPr>
        <w:t>）</w:t>
      </w:r>
    </w:p>
    <w:p w14:paraId="58C3B31E" w14:textId="77777777" w:rsidR="00474C43" w:rsidRDefault="0059427E" w:rsidP="00980F6C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传导路径图谱构建</w:t>
      </w:r>
    </w:p>
    <w:p w14:paraId="58C3B31F" w14:textId="77777777" w:rsidR="00474C43" w:rsidRDefault="0059427E" w:rsidP="00147742">
      <w:pPr>
        <w:numPr>
          <w:ilvl w:val="0"/>
          <w:numId w:val="119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基于供应链网络知识图谱，梳理</w:t>
      </w:r>
      <w:r>
        <w:rPr>
          <w:rFonts w:ascii="Arial" w:eastAsia="DengXian" w:hAnsi="Arial" w:cs="Arial"/>
          <w:b/>
        </w:rPr>
        <w:t>风险传导节点、层级、关系权重</w:t>
      </w:r>
      <w:r>
        <w:rPr>
          <w:rFonts w:ascii="Arial" w:eastAsia="DengXian" w:hAnsi="Arial" w:cs="Arial"/>
        </w:rPr>
        <w:t>，形成可量化的传导链路，核心要素如下：</w:t>
      </w:r>
    </w:p>
    <w:p w14:paraId="58C3B320" w14:textId="77777777" w:rsidR="00474C43" w:rsidRDefault="0059427E" w:rsidP="00147742">
      <w:pPr>
        <w:numPr>
          <w:ilvl w:val="0"/>
          <w:numId w:val="120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  <w:b/>
        </w:rPr>
        <w:t>核心节点类型</w:t>
      </w:r>
      <w:r>
        <w:rPr>
          <w:rFonts w:ascii="Arial" w:eastAsia="DengXian" w:hAnsi="Arial" w:cs="Arial"/>
        </w:rPr>
        <w:t>（按影响优先级排序）：</w:t>
      </w:r>
    </w:p>
    <w:p w14:paraId="58C3B321" w14:textId="77777777" w:rsidR="00474C43" w:rsidRDefault="0059427E" w:rsidP="00147742">
      <w:pPr>
        <w:numPr>
          <w:ilvl w:val="0"/>
          <w:numId w:val="121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源头节点：风险触发的核心主体（如供应商、物流枢纽、政策制定方）</w:t>
      </w:r>
    </w:p>
    <w:p w14:paraId="58C3B322" w14:textId="77777777" w:rsidR="00474C43" w:rsidRDefault="0059427E" w:rsidP="00147742">
      <w:pPr>
        <w:numPr>
          <w:ilvl w:val="0"/>
          <w:numId w:val="122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中转节点：风险传导的中间载体（如核心物料、产线、仓库）</w:t>
      </w:r>
    </w:p>
    <w:p w14:paraId="58C3B323" w14:textId="77777777" w:rsidR="00474C43" w:rsidRDefault="0059427E" w:rsidP="00147742">
      <w:pPr>
        <w:numPr>
          <w:ilvl w:val="0"/>
          <w:numId w:val="123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终端节点：风险最终影响的业务环节（如工单、订单、产量）</w:t>
      </w:r>
    </w:p>
    <w:p w14:paraId="58C3B324" w14:textId="77777777" w:rsidR="00474C43" w:rsidRDefault="0059427E" w:rsidP="00147742">
      <w:pPr>
        <w:numPr>
          <w:ilvl w:val="0"/>
          <w:numId w:val="124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  <w:b/>
        </w:rPr>
        <w:t>传导层级定义</w:t>
      </w:r>
      <w:r>
        <w:rPr>
          <w:rFonts w:ascii="Arial" w:eastAsia="DengXian" w:hAnsi="Arial" w:cs="Arial"/>
        </w:rPr>
        <w:t>（从近到远，影响逐级衰减）：</w:t>
      </w:r>
    </w:p>
    <w:p w14:paraId="58C3B325" w14:textId="77777777" w:rsidR="00474C43" w:rsidRDefault="0059427E" w:rsidP="00147742">
      <w:pPr>
        <w:numPr>
          <w:ilvl w:val="0"/>
          <w:numId w:val="125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一级传导：直接关联节点，无中间环节（如供应商</w:t>
      </w:r>
      <w:r>
        <w:rPr>
          <w:rFonts w:ascii="Arial" w:eastAsia="DengXian" w:hAnsi="Arial" w:cs="Arial"/>
        </w:rPr>
        <w:t xml:space="preserve"> A </w:t>
      </w:r>
      <w:r>
        <w:rPr>
          <w:rFonts w:ascii="Arial" w:eastAsia="DengXian" w:hAnsi="Arial" w:cs="Arial"/>
        </w:rPr>
        <w:t>断供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物料</w:t>
      </w:r>
      <w:r>
        <w:rPr>
          <w:rFonts w:ascii="Arial" w:eastAsia="DengXian" w:hAnsi="Arial" w:cs="Arial"/>
        </w:rPr>
        <w:t xml:space="preserve"> X </w:t>
      </w:r>
      <w:r>
        <w:rPr>
          <w:rFonts w:ascii="Arial" w:eastAsia="DengXian" w:hAnsi="Arial" w:cs="Arial"/>
        </w:rPr>
        <w:t>短缺）</w:t>
      </w:r>
    </w:p>
    <w:p w14:paraId="58C3B326" w14:textId="77777777" w:rsidR="00474C43" w:rsidRDefault="0059427E" w:rsidP="00147742">
      <w:pPr>
        <w:numPr>
          <w:ilvl w:val="0"/>
          <w:numId w:val="126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二级传导：经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个中间节点传导（如物料</w:t>
      </w:r>
      <w:r>
        <w:rPr>
          <w:rFonts w:ascii="Arial" w:eastAsia="DengXian" w:hAnsi="Arial" w:cs="Arial"/>
        </w:rPr>
        <w:t xml:space="preserve"> X </w:t>
      </w:r>
      <w:r>
        <w:rPr>
          <w:rFonts w:ascii="Arial" w:eastAsia="DengXian" w:hAnsi="Arial" w:cs="Arial"/>
        </w:rPr>
        <w:t>短缺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产线</w:t>
      </w:r>
      <w:r>
        <w:rPr>
          <w:rFonts w:ascii="Arial" w:eastAsia="DengXian" w:hAnsi="Arial" w:cs="Arial"/>
        </w:rPr>
        <w:t xml:space="preserve"> A </w:t>
      </w:r>
      <w:r>
        <w:rPr>
          <w:rFonts w:ascii="Arial" w:eastAsia="DengXian" w:hAnsi="Arial" w:cs="Arial"/>
        </w:rPr>
        <w:t>减产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订单</w:t>
      </w:r>
      <w:r>
        <w:rPr>
          <w:rFonts w:ascii="Arial" w:eastAsia="DengXian" w:hAnsi="Arial" w:cs="Arial"/>
        </w:rPr>
        <w:t xml:space="preserve"> B </w:t>
      </w:r>
      <w:r>
        <w:rPr>
          <w:rFonts w:ascii="Arial" w:eastAsia="DengXian" w:hAnsi="Arial" w:cs="Arial"/>
        </w:rPr>
        <w:t>延迟）</w:t>
      </w:r>
    </w:p>
    <w:p w14:paraId="58C3B327" w14:textId="77777777" w:rsidR="00474C43" w:rsidRDefault="0059427E" w:rsidP="00147742">
      <w:pPr>
        <w:numPr>
          <w:ilvl w:val="0"/>
          <w:numId w:val="127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三级传导：经</w:t>
      </w:r>
      <w:r>
        <w:rPr>
          <w:rFonts w:ascii="Arial" w:eastAsia="DengXian" w:hAnsi="Arial" w:cs="Arial"/>
        </w:rPr>
        <w:t xml:space="preserve"> 2 </w:t>
      </w:r>
      <w:r>
        <w:rPr>
          <w:rFonts w:ascii="Arial" w:eastAsia="DengXian" w:hAnsi="Arial" w:cs="Arial"/>
        </w:rPr>
        <w:t>个及以上中间节点传导（如产线</w:t>
      </w:r>
      <w:r>
        <w:rPr>
          <w:rFonts w:ascii="Arial" w:eastAsia="DengXian" w:hAnsi="Arial" w:cs="Arial"/>
        </w:rPr>
        <w:t xml:space="preserve"> A </w:t>
      </w:r>
      <w:r>
        <w:rPr>
          <w:rFonts w:ascii="Arial" w:eastAsia="DengXian" w:hAnsi="Arial" w:cs="Arial"/>
        </w:rPr>
        <w:t>减产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产能闲置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供应商</w:t>
      </w:r>
      <w:r>
        <w:rPr>
          <w:rFonts w:ascii="Arial" w:eastAsia="DengXian" w:hAnsi="Arial" w:cs="Arial"/>
        </w:rPr>
        <w:t xml:space="preserve"> C </w:t>
      </w:r>
      <w:r>
        <w:rPr>
          <w:rFonts w:ascii="Arial" w:eastAsia="DengXian" w:hAnsi="Arial" w:cs="Arial"/>
        </w:rPr>
        <w:t>订单取消）</w:t>
      </w:r>
    </w:p>
    <w:p w14:paraId="58C3B328" w14:textId="77777777" w:rsidR="00474C43" w:rsidRDefault="0059427E" w:rsidP="00980F6C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传导权重标定示例</w:t>
      </w:r>
      <w:r>
        <w:rPr>
          <w:rFonts w:ascii="Arial" w:eastAsia="DengXian" w:hAnsi="Arial" w:cs="Arial"/>
        </w:rPr>
        <w:t>（基于节点替代难度、耦合紧密度赋值）：</w:t>
      </w:r>
    </w:p>
    <w:tbl>
      <w:tblPr>
        <w:tblW w:w="0" w:type="auto"/>
        <w:tblInd w:w="136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1740"/>
        <w:gridCol w:w="4005"/>
      </w:tblGrid>
      <w:tr w:rsidR="00474C43" w14:paraId="58C3B32C" w14:textId="77777777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2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节点属性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2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传导权重（</w:t>
            </w:r>
            <w:r>
              <w:rPr>
                <w:rFonts w:ascii="Arial" w:eastAsia="DengXian" w:hAnsi="Arial" w:cs="Arial"/>
              </w:rPr>
              <w:t>W_</w:t>
            </w:r>
            <w:r>
              <w:rPr>
                <w:rFonts w:ascii="Arial" w:eastAsia="DengXian" w:hAnsi="Arial" w:cs="Arial"/>
              </w:rPr>
              <w:t>传导）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2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赋值依据</w:t>
            </w:r>
          </w:p>
        </w:tc>
      </w:tr>
      <w:tr w:rsidR="00474C43" w14:paraId="58C3B330" w14:textId="77777777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2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唯一核心供应商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2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1.0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2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无替代选项，影响无衰减</w:t>
            </w:r>
          </w:p>
        </w:tc>
      </w:tr>
      <w:tr w:rsidR="00474C43" w14:paraId="58C3B334" w14:textId="77777777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2 </w:t>
            </w:r>
            <w:r>
              <w:rPr>
                <w:rFonts w:ascii="Arial" w:eastAsia="DengXian" w:hAnsi="Arial" w:cs="Arial"/>
              </w:rPr>
              <w:t>家备选供应商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0.6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替代周期</w:t>
            </w:r>
            <w:r>
              <w:rPr>
                <w:rFonts w:ascii="Arial" w:eastAsia="DengXian" w:hAnsi="Arial" w:cs="Arial"/>
              </w:rPr>
              <w:t xml:space="preserve"> 1-3 </w:t>
            </w:r>
            <w:r>
              <w:rPr>
                <w:rFonts w:ascii="Arial" w:eastAsia="DengXian" w:hAnsi="Arial" w:cs="Arial"/>
              </w:rPr>
              <w:t>个月，影响衰减</w:t>
            </w:r>
            <w:r>
              <w:rPr>
                <w:rFonts w:ascii="Arial" w:eastAsia="DengXian" w:hAnsi="Arial" w:cs="Arial"/>
              </w:rPr>
              <w:t xml:space="preserve"> 40%</w:t>
            </w:r>
          </w:p>
        </w:tc>
      </w:tr>
      <w:tr w:rsidR="00474C43" w14:paraId="58C3B338" w14:textId="77777777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3 </w:t>
            </w:r>
            <w:r>
              <w:rPr>
                <w:rFonts w:ascii="Arial" w:eastAsia="DengXian" w:hAnsi="Arial" w:cs="Arial"/>
              </w:rPr>
              <w:t>家及以上供应商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0.3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替代周期＜</w:t>
            </w:r>
            <w:r>
              <w:rPr>
                <w:rFonts w:ascii="Arial" w:eastAsia="DengXian" w:hAnsi="Arial" w:cs="Arial"/>
              </w:rPr>
              <w:t xml:space="preserve">1 </w:t>
            </w:r>
            <w:r>
              <w:rPr>
                <w:rFonts w:ascii="Arial" w:eastAsia="DengXian" w:hAnsi="Arial" w:cs="Arial"/>
              </w:rPr>
              <w:t>个月，影响衰减</w:t>
            </w:r>
            <w:r>
              <w:rPr>
                <w:rFonts w:ascii="Arial" w:eastAsia="DengXian" w:hAnsi="Arial" w:cs="Arial"/>
              </w:rPr>
              <w:t xml:space="preserve"> 70%</w:t>
            </w:r>
          </w:p>
        </w:tc>
      </w:tr>
      <w:tr w:rsidR="00474C43" w14:paraId="58C3B33C" w14:textId="77777777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核心物料（</w:t>
            </w:r>
            <w:r>
              <w:rPr>
                <w:rFonts w:ascii="Arial" w:eastAsia="DengXian" w:hAnsi="Arial" w:cs="Arial"/>
              </w:rPr>
              <w:t xml:space="preserve">BOM </w:t>
            </w:r>
            <w:r>
              <w:rPr>
                <w:rFonts w:ascii="Arial" w:eastAsia="DengXian" w:hAnsi="Arial" w:cs="Arial"/>
              </w:rPr>
              <w:t>一级）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0.8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生产不可替代，影响强</w:t>
            </w:r>
          </w:p>
        </w:tc>
      </w:tr>
      <w:tr w:rsidR="00474C43" w14:paraId="58C3B340" w14:textId="77777777"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非核心物料（</w:t>
            </w:r>
            <w:r>
              <w:rPr>
                <w:rFonts w:ascii="Arial" w:eastAsia="DengXian" w:hAnsi="Arial" w:cs="Arial"/>
              </w:rPr>
              <w:t xml:space="preserve">BOM </w:t>
            </w:r>
            <w:r>
              <w:rPr>
                <w:rFonts w:ascii="Arial" w:eastAsia="DengXian" w:hAnsi="Arial" w:cs="Arial"/>
              </w:rPr>
              <w:t>三级及以下）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0.4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33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可替代</w:t>
            </w:r>
            <w:r>
              <w:rPr>
                <w:rFonts w:ascii="Arial" w:eastAsia="DengXian" w:hAnsi="Arial" w:cs="Arial"/>
              </w:rPr>
              <w:t xml:space="preserve"> / </w:t>
            </w:r>
            <w:r>
              <w:rPr>
                <w:rFonts w:ascii="Arial" w:eastAsia="DengXian" w:hAnsi="Arial" w:cs="Arial"/>
              </w:rPr>
              <w:t>无替代必要，影响弱</w:t>
            </w:r>
          </w:p>
        </w:tc>
      </w:tr>
    </w:tbl>
    <w:p w14:paraId="58C3B341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21" w:name="heading_50"/>
      <w:r>
        <w:rPr>
          <w:rFonts w:ascii="Arial" w:eastAsia="DengXian" w:hAnsi="Arial" w:cs="Arial"/>
          <w:b/>
          <w:sz w:val="24"/>
        </w:rPr>
        <w:t xml:space="preserve">4.2.2.3.3.2 </w:t>
      </w:r>
      <w:r>
        <w:rPr>
          <w:rFonts w:ascii="Arial" w:eastAsia="DengXian" w:hAnsi="Arial" w:cs="Arial"/>
          <w:b/>
          <w:sz w:val="24"/>
        </w:rPr>
        <w:t>核心推演流程：四步量化测算</w:t>
      </w:r>
      <w:bookmarkEnd w:id="1521"/>
    </w:p>
    <w:p w14:paraId="58C3B342" w14:textId="77777777" w:rsidR="00474C43" w:rsidRDefault="0059427E" w:rsidP="00980F6C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风险节点精准匹配</w:t>
      </w:r>
    </w:p>
    <w:p w14:paraId="58C3B343" w14:textId="77777777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>结合风险分级分类结果，从传导路径图谱中匹配</w:t>
      </w:r>
      <w:r>
        <w:rPr>
          <w:rFonts w:ascii="Arial" w:eastAsia="DengXian" w:hAnsi="Arial" w:cs="Arial"/>
          <w:b/>
        </w:rPr>
        <w:t>受影响的核心节点集合</w:t>
      </w:r>
      <w:r>
        <w:rPr>
          <w:rFonts w:ascii="Arial" w:eastAsia="DengXian" w:hAnsi="Arial" w:cs="Arial"/>
        </w:rPr>
        <w:t>，明确节点类型、层级、关联关系。</w:t>
      </w:r>
    </w:p>
    <w:p w14:paraId="58C3B344" w14:textId="77777777" w:rsidR="00474C43" w:rsidRDefault="0059427E" w:rsidP="00980F6C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示例：某地区发生</w:t>
      </w:r>
      <w:r>
        <w:rPr>
          <w:rFonts w:ascii="Arial" w:eastAsia="DengXian" w:hAnsi="Arial" w:cs="Arial"/>
        </w:rPr>
        <w:t xml:space="preserve"> 7 </w:t>
      </w:r>
      <w:r>
        <w:rPr>
          <w:rFonts w:ascii="Arial" w:eastAsia="DengXian" w:hAnsi="Arial" w:cs="Arial"/>
        </w:rPr>
        <w:t>级地震（自然灾害类，高危级，</w:t>
      </w:r>
      <w:r>
        <w:rPr>
          <w:rFonts w:ascii="Arial" w:eastAsia="DengXian" w:hAnsi="Arial" w:cs="Arial"/>
        </w:rPr>
        <w:t>K_base=0.8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W_type=1.15</w:t>
      </w:r>
      <w:r>
        <w:rPr>
          <w:rFonts w:ascii="Arial" w:eastAsia="DengXian" w:hAnsi="Arial" w:cs="Arial"/>
        </w:rPr>
        <w:t>），匹配到该地区的</w:t>
      </w:r>
      <w:r>
        <w:rPr>
          <w:rFonts w:ascii="Arial" w:eastAsia="DengXian" w:hAnsi="Arial" w:cs="Arial"/>
        </w:rPr>
        <w:t xml:space="preserve"> 2 </w:t>
      </w:r>
      <w:r>
        <w:rPr>
          <w:rFonts w:ascii="Arial" w:eastAsia="DengXian" w:hAnsi="Arial" w:cs="Arial"/>
        </w:rPr>
        <w:t>家核心供应商（唯一供应商，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传导</w:t>
      </w:r>
      <w:r>
        <w:rPr>
          <w:rFonts w:ascii="Arial" w:eastAsia="DengXian" w:hAnsi="Arial" w:cs="Arial"/>
        </w:rPr>
        <w:t xml:space="preserve"> = 1.0</w:t>
      </w:r>
      <w:r>
        <w:rPr>
          <w:rFonts w:ascii="Arial" w:eastAsia="DengXian" w:hAnsi="Arial" w:cs="Arial"/>
        </w:rPr>
        <w:t>）、对应</w:t>
      </w:r>
      <w:r>
        <w:rPr>
          <w:rFonts w:ascii="Arial" w:eastAsia="DengXian" w:hAnsi="Arial" w:cs="Arial"/>
        </w:rPr>
        <w:t xml:space="preserve"> 3 </w:t>
      </w:r>
      <w:r>
        <w:rPr>
          <w:rFonts w:ascii="Arial" w:eastAsia="DengXian" w:hAnsi="Arial" w:cs="Arial"/>
        </w:rPr>
        <w:t>种核心物料（</w:t>
      </w:r>
      <w:r>
        <w:rPr>
          <w:rFonts w:ascii="Arial" w:eastAsia="DengXian" w:hAnsi="Arial" w:cs="Arial"/>
        </w:rPr>
        <w:t xml:space="preserve">BOM </w:t>
      </w:r>
      <w:r>
        <w:rPr>
          <w:rFonts w:ascii="Arial" w:eastAsia="DengXian" w:hAnsi="Arial" w:cs="Arial"/>
        </w:rPr>
        <w:t>一级，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传导</w:t>
      </w:r>
      <w:r>
        <w:rPr>
          <w:rFonts w:ascii="Arial" w:eastAsia="DengXian" w:hAnsi="Arial" w:cs="Arial"/>
        </w:rPr>
        <w:t xml:space="preserve"> = 0.8</w:t>
      </w:r>
      <w:r>
        <w:rPr>
          <w:rFonts w:ascii="Arial" w:eastAsia="DengXian" w:hAnsi="Arial" w:cs="Arial"/>
        </w:rPr>
        <w:t>）、</w:t>
      </w:r>
      <w:r>
        <w:rPr>
          <w:rFonts w:ascii="Arial" w:eastAsia="DengXian" w:hAnsi="Arial" w:cs="Arial"/>
        </w:rPr>
        <w:t xml:space="preserve">2 </w:t>
      </w:r>
      <w:r>
        <w:rPr>
          <w:rFonts w:ascii="Arial" w:eastAsia="DengXian" w:hAnsi="Arial" w:cs="Arial"/>
        </w:rPr>
        <w:t>条关联产线（依赖上述物料，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传导</w:t>
      </w:r>
      <w:r>
        <w:rPr>
          <w:rFonts w:ascii="Arial" w:eastAsia="DengXian" w:hAnsi="Arial" w:cs="Arial"/>
        </w:rPr>
        <w:t xml:space="preserve"> = 0.7</w:t>
      </w:r>
      <w:r>
        <w:rPr>
          <w:rFonts w:ascii="Arial" w:eastAsia="DengXian" w:hAnsi="Arial" w:cs="Arial"/>
        </w:rPr>
        <w:t>）。</w:t>
      </w:r>
    </w:p>
    <w:p w14:paraId="58C3B345" w14:textId="77777777" w:rsidR="00474C43" w:rsidRDefault="0059427E" w:rsidP="00980F6C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传导路径层级拆解</w:t>
      </w:r>
    </w:p>
    <w:p w14:paraId="58C3B346" w14:textId="1559676C" w:rsidR="00474C43" w:rsidRDefault="0059427E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>按</w:t>
      </w:r>
      <w:r>
        <w:rPr>
          <w:rFonts w:ascii="Arial" w:eastAsia="DengXian" w:hAnsi="Arial" w:cs="Arial"/>
          <w:b/>
        </w:rPr>
        <w:t>一级</w:t>
      </w:r>
      <w:r>
        <w:rPr>
          <w:rFonts w:ascii="Arial" w:eastAsia="DengXian" w:hAnsi="Arial" w:cs="Arial"/>
          <w:b/>
        </w:rPr>
        <w:t>→</w:t>
      </w:r>
      <w:r>
        <w:rPr>
          <w:rFonts w:ascii="Arial" w:eastAsia="DengXian" w:hAnsi="Arial" w:cs="Arial"/>
          <w:b/>
        </w:rPr>
        <w:t>二级</w:t>
      </w:r>
      <w:r>
        <w:rPr>
          <w:rFonts w:ascii="Arial" w:eastAsia="DengXian" w:hAnsi="Arial" w:cs="Arial"/>
          <w:b/>
        </w:rPr>
        <w:t>→</w:t>
      </w:r>
      <w:r>
        <w:rPr>
          <w:rFonts w:ascii="Arial" w:eastAsia="DengXian" w:hAnsi="Arial" w:cs="Arial"/>
          <w:b/>
        </w:rPr>
        <w:t>三级</w:t>
      </w:r>
      <w:r w:rsidR="00F630DC">
        <w:rPr>
          <w:rFonts w:ascii="Arial" w:eastAsia="DengXian" w:hAnsi="Arial" w:cs="Arial"/>
          <w:b/>
        </w:rPr>
        <w:t>…</w:t>
      </w:r>
      <w:r w:rsidR="00F630DC">
        <w:rPr>
          <w:rFonts w:ascii="Arial" w:eastAsia="DengXian" w:hAnsi="Arial" w:cs="Arial" w:hint="eastAsia"/>
          <w:b/>
        </w:rPr>
        <w:t xml:space="preserve"> </w:t>
      </w:r>
      <w:r w:rsidR="00F630DC">
        <w:rPr>
          <w:rFonts w:ascii="Arial" w:eastAsia="DengXian" w:hAnsi="Arial" w:cs="Arial"/>
          <w:b/>
        </w:rPr>
        <w:t>…</w:t>
      </w:r>
      <w:r>
        <w:rPr>
          <w:rFonts w:ascii="Arial" w:eastAsia="DengXian" w:hAnsi="Arial" w:cs="Arial"/>
        </w:rPr>
        <w:t>拆解风险传导链路，标注每一层的节点、节点权重、传导方向，形成</w:t>
      </w:r>
      <w:r>
        <w:rPr>
          <w:rFonts w:ascii="Arial" w:eastAsia="DengXian" w:hAnsi="Arial" w:cs="Arial"/>
          <w:b/>
        </w:rPr>
        <w:t>传导链路</w:t>
      </w:r>
      <w:commentRangeStart w:id="1522"/>
      <w:r>
        <w:rPr>
          <w:rFonts w:ascii="Arial" w:eastAsia="DengXian" w:hAnsi="Arial" w:cs="Arial"/>
          <w:b/>
        </w:rPr>
        <w:t>树</w:t>
      </w:r>
      <w:commentRangeEnd w:id="1522"/>
      <w:r w:rsidR="009957BB">
        <w:rPr>
          <w:rStyle w:val="a8"/>
          <w:rFonts w:ascii="Arial" w:eastAsia="DengXian" w:hAnsi="Arial" w:cs="Arial"/>
          <w:sz w:val="22"/>
          <w:szCs w:val="24"/>
        </w:rPr>
        <w:commentReference w:id="1522"/>
      </w:r>
      <w:r>
        <w:rPr>
          <w:rFonts w:ascii="Arial" w:eastAsia="DengXian" w:hAnsi="Arial" w:cs="Arial"/>
        </w:rPr>
        <w:t>。</w:t>
      </w:r>
    </w:p>
    <w:p w14:paraId="58C3B347" w14:textId="4B685125" w:rsidR="00474C43" w:rsidRDefault="0059427E" w:rsidP="00147742">
      <w:pPr>
        <w:numPr>
          <w:ilvl w:val="0"/>
          <w:numId w:val="132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传导链路树</w:t>
      </w:r>
      <w:r w:rsidR="002E1013">
        <w:rPr>
          <w:rFonts w:ascii="Arial" w:eastAsia="DengXian" w:hAnsi="Arial" w:cs="Arial" w:hint="eastAsia"/>
        </w:rPr>
        <w:t>示例</w:t>
      </w:r>
      <w:r>
        <w:rPr>
          <w:rFonts w:ascii="Arial" w:eastAsia="DengXian" w:hAnsi="Arial" w:cs="Arial"/>
        </w:rPr>
        <w:t>：地震（源头）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供应商</w:t>
      </w:r>
      <w:r>
        <w:rPr>
          <w:rFonts w:ascii="Arial" w:eastAsia="DengXian" w:hAnsi="Arial" w:cs="Arial"/>
        </w:rPr>
        <w:t xml:space="preserve"> A/B</w:t>
      </w:r>
      <w:r>
        <w:rPr>
          <w:rFonts w:ascii="Arial" w:eastAsia="DengXian" w:hAnsi="Arial" w:cs="Arial"/>
        </w:rPr>
        <w:t>（一级节点，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传导</w:t>
      </w:r>
      <w:r>
        <w:rPr>
          <w:rFonts w:ascii="Arial" w:eastAsia="DengXian" w:hAnsi="Arial" w:cs="Arial"/>
        </w:rPr>
        <w:t xml:space="preserve"> = 1.0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物料</w:t>
      </w:r>
      <w:r>
        <w:rPr>
          <w:rFonts w:ascii="Arial" w:eastAsia="DengXian" w:hAnsi="Arial" w:cs="Arial"/>
        </w:rPr>
        <w:t xml:space="preserve"> 1/2/3</w:t>
      </w:r>
      <w:r>
        <w:rPr>
          <w:rFonts w:ascii="Arial" w:eastAsia="DengXian" w:hAnsi="Arial" w:cs="Arial"/>
        </w:rPr>
        <w:t>（二级节点，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传导</w:t>
      </w:r>
      <w:r>
        <w:rPr>
          <w:rFonts w:ascii="Arial" w:eastAsia="DengXian" w:hAnsi="Arial" w:cs="Arial"/>
        </w:rPr>
        <w:t xml:space="preserve"> = 0.8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产线</w:t>
      </w:r>
      <w:r>
        <w:rPr>
          <w:rFonts w:ascii="Arial" w:eastAsia="DengXian" w:hAnsi="Arial" w:cs="Arial"/>
        </w:rPr>
        <w:t xml:space="preserve"> 1/2</w:t>
      </w:r>
      <w:r>
        <w:rPr>
          <w:rFonts w:ascii="Arial" w:eastAsia="DengXian" w:hAnsi="Arial" w:cs="Arial"/>
        </w:rPr>
        <w:t>（三级节点，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传导</w:t>
      </w:r>
      <w:r>
        <w:rPr>
          <w:rFonts w:ascii="Arial" w:eastAsia="DengXian" w:hAnsi="Arial" w:cs="Arial"/>
        </w:rPr>
        <w:t xml:space="preserve"> = 0.7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工单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产量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订单（终端节点）</w:t>
      </w:r>
    </w:p>
    <w:p w14:paraId="58C3B348" w14:textId="77777777" w:rsidR="00474C43" w:rsidRDefault="0059427E" w:rsidP="00147742">
      <w:pPr>
        <w:numPr>
          <w:ilvl w:val="0"/>
          <w:numId w:val="133"/>
        </w:numPr>
        <w:spacing w:before="120" w:after="120" w:line="288" w:lineRule="auto"/>
        <w:ind w:leftChars="382" w:left="840"/>
        <w:rPr>
          <w:rFonts w:hint="eastAsia"/>
        </w:rPr>
      </w:pPr>
      <w:r>
        <w:rPr>
          <w:rFonts w:ascii="Arial" w:eastAsia="DengXian" w:hAnsi="Arial" w:cs="Arial"/>
        </w:rPr>
        <w:t>层级影响系数计算</w:t>
      </w:r>
    </w:p>
    <w:p w14:paraId="58C3B349" w14:textId="77777777" w:rsidR="00474C43" w:rsidRDefault="0059427E" w:rsidP="00147742">
      <w:pPr>
        <w:spacing w:before="120" w:after="120" w:line="288" w:lineRule="auto"/>
        <w:ind w:leftChars="588" w:left="1294"/>
        <w:rPr>
          <w:rFonts w:hint="eastAsia"/>
        </w:rPr>
      </w:pPr>
      <w:r>
        <w:rPr>
          <w:rFonts w:ascii="Arial" w:eastAsia="DengXian" w:hAnsi="Arial" w:cs="Arial"/>
        </w:rPr>
        <w:t>对每一层传导节点计算</w:t>
      </w:r>
      <w:r>
        <w:rPr>
          <w:rFonts w:ascii="Arial" w:eastAsia="DengXian" w:hAnsi="Arial" w:cs="Arial"/>
          <w:b/>
        </w:rPr>
        <w:t>层级影响系数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K_</w:t>
      </w:r>
      <w:r>
        <w:rPr>
          <w:rFonts w:ascii="Arial" w:eastAsia="DengXian" w:hAnsi="Arial" w:cs="Arial"/>
        </w:rPr>
        <w:t>层级），公式为：</w:t>
      </w:r>
      <w:r>
        <w:rPr>
          <w:rFonts w:ascii="Arial" w:eastAsia="DengXian" w:hAnsi="Arial" w:cs="Arial"/>
          <w:b/>
        </w:rPr>
        <w:t>K_</w:t>
      </w:r>
      <w:r>
        <w:rPr>
          <w:rFonts w:ascii="Arial" w:eastAsia="DengXian" w:hAnsi="Arial" w:cs="Arial"/>
          <w:b/>
        </w:rPr>
        <w:t>层级</w:t>
      </w:r>
      <w:r>
        <w:rPr>
          <w:rFonts w:ascii="Arial" w:eastAsia="DengXian" w:hAnsi="Arial" w:cs="Arial"/>
          <w:b/>
        </w:rPr>
        <w:t xml:space="preserve"> = K_final × </w:t>
      </w:r>
      <w:r>
        <w:rPr>
          <w:rFonts w:ascii="Arial" w:eastAsia="DengXian" w:hAnsi="Arial" w:cs="Arial"/>
          <w:b/>
        </w:rPr>
        <w:t>累计传导权重（</w:t>
      </w:r>
      <w:r>
        <w:rPr>
          <w:rFonts w:ascii="Arial" w:eastAsia="DengXian" w:hAnsi="Arial" w:cs="Arial"/>
          <w:b/>
        </w:rPr>
        <w:t>W_</w:t>
      </w:r>
      <w:r>
        <w:rPr>
          <w:rFonts w:ascii="Arial" w:eastAsia="DengXian" w:hAnsi="Arial" w:cs="Arial"/>
          <w:b/>
        </w:rPr>
        <w:t>累计）</w:t>
      </w:r>
    </w:p>
    <w:p w14:paraId="58C3B34A" w14:textId="77777777" w:rsidR="00474C43" w:rsidRDefault="0059427E" w:rsidP="00147742">
      <w:pPr>
        <w:numPr>
          <w:ilvl w:val="0"/>
          <w:numId w:val="134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累计：从源头节点到当前节点的所有节点权重乘积（如源头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一级节点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二级节点，</w:t>
      </w:r>
      <w:r>
        <w:rPr>
          <w:rFonts w:ascii="Arial" w:eastAsia="DengXian" w:hAnsi="Arial" w:cs="Arial"/>
        </w:rPr>
        <w:t>W_</w:t>
      </w:r>
      <w:r>
        <w:rPr>
          <w:rFonts w:ascii="Arial" w:eastAsia="DengXian" w:hAnsi="Arial" w:cs="Arial"/>
        </w:rPr>
        <w:t>累计</w:t>
      </w:r>
      <w:r>
        <w:rPr>
          <w:rFonts w:ascii="Arial" w:eastAsia="DengXian" w:hAnsi="Arial" w:cs="Arial"/>
        </w:rPr>
        <w:t xml:space="preserve"> = W_</w:t>
      </w:r>
      <w:r>
        <w:rPr>
          <w:rFonts w:ascii="Arial" w:eastAsia="DengXian" w:hAnsi="Arial" w:cs="Arial"/>
        </w:rPr>
        <w:t>源头</w:t>
      </w:r>
      <w:r>
        <w:rPr>
          <w:rFonts w:ascii="Arial" w:eastAsia="DengXian" w:hAnsi="Arial" w:cs="Arial"/>
        </w:rPr>
        <w:t xml:space="preserve"> ×W_</w:t>
      </w:r>
      <w:r>
        <w:rPr>
          <w:rFonts w:ascii="Arial" w:eastAsia="DengXian" w:hAnsi="Arial" w:cs="Arial"/>
        </w:rPr>
        <w:t>一级</w:t>
      </w:r>
      <w:r>
        <w:rPr>
          <w:rFonts w:ascii="Arial" w:eastAsia="DengXian" w:hAnsi="Arial" w:cs="Arial"/>
        </w:rPr>
        <w:t xml:space="preserve"> ×W_</w:t>
      </w:r>
      <w:r>
        <w:rPr>
          <w:rFonts w:ascii="Arial" w:eastAsia="DengXian" w:hAnsi="Arial" w:cs="Arial"/>
        </w:rPr>
        <w:t>二级）</w:t>
      </w:r>
    </w:p>
    <w:p w14:paraId="58C3B34B" w14:textId="77777777" w:rsidR="00474C43" w:rsidRDefault="0059427E" w:rsidP="00147742">
      <w:pPr>
        <w:numPr>
          <w:ilvl w:val="0"/>
          <w:numId w:val="135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示例：产线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的层级影响系数</w:t>
      </w:r>
      <w:r>
        <w:rPr>
          <w:rFonts w:ascii="Arial" w:eastAsia="DengXian" w:hAnsi="Arial" w:cs="Arial"/>
        </w:rPr>
        <w:t xml:space="preserve"> = 0.8×1.15×1.0×0.8×0.7=0.5152</w:t>
      </w:r>
    </w:p>
    <w:p w14:paraId="58C3B34C" w14:textId="77777777" w:rsidR="00474C43" w:rsidRDefault="0059427E" w:rsidP="00147742">
      <w:pPr>
        <w:numPr>
          <w:ilvl w:val="0"/>
          <w:numId w:val="136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多维度业务数据联动测算</w:t>
      </w:r>
    </w:p>
    <w:p w14:paraId="58C3B34D" w14:textId="77777777" w:rsidR="00474C43" w:rsidRDefault="0059427E" w:rsidP="00147742">
      <w:pPr>
        <w:numPr>
          <w:ilvl w:val="0"/>
          <w:numId w:val="137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lastRenderedPageBreak/>
        <w:t>基于层级影响系数，结合供应链实时业务数据（库存、工单、产能、订单），计算</w:t>
      </w:r>
      <w:r>
        <w:rPr>
          <w:rFonts w:ascii="Arial" w:eastAsia="DengXian" w:hAnsi="Arial" w:cs="Arial"/>
          <w:b/>
        </w:rPr>
        <w:t>物料齐套性、工单、产量、订单量</w:t>
      </w:r>
      <w:r>
        <w:rPr>
          <w:rFonts w:ascii="Arial" w:eastAsia="DengXian" w:hAnsi="Arial" w:cs="Arial"/>
        </w:rPr>
        <w:t>等维度的量化影响。</w:t>
      </w:r>
    </w:p>
    <w:p w14:paraId="58C3B34E" w14:textId="77777777" w:rsidR="00474C43" w:rsidRDefault="0059427E">
      <w:pPr>
        <w:spacing w:before="240" w:after="120" w:line="288" w:lineRule="auto"/>
        <w:outlineLvl w:val="6"/>
        <w:rPr>
          <w:rFonts w:hint="eastAsia"/>
        </w:rPr>
      </w:pPr>
      <w:bookmarkStart w:id="1524" w:name="heading_51"/>
      <w:r>
        <w:rPr>
          <w:rFonts w:ascii="Arial" w:eastAsia="DengXian" w:hAnsi="Arial" w:cs="Arial"/>
          <w:b/>
          <w:sz w:val="24"/>
        </w:rPr>
        <w:t xml:space="preserve">4.2.2.3.3.3 </w:t>
      </w:r>
      <w:r>
        <w:rPr>
          <w:rFonts w:ascii="Arial" w:eastAsia="DengXian" w:hAnsi="Arial" w:cs="Arial"/>
          <w:b/>
          <w:sz w:val="24"/>
        </w:rPr>
        <w:t>动态校准机制</w:t>
      </w:r>
      <w:bookmarkEnd w:id="1524"/>
    </w:p>
    <w:p w14:paraId="58C3B34F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风险影响并非静态，需根据</w:t>
      </w:r>
      <w:r>
        <w:rPr>
          <w:rFonts w:ascii="Arial" w:eastAsia="DengXian" w:hAnsi="Arial" w:cs="Arial"/>
          <w:b/>
        </w:rPr>
        <w:t>业务数据更新、应对措施生效、风险等级变化</w:t>
      </w:r>
      <w:r>
        <w:rPr>
          <w:rFonts w:ascii="Arial" w:eastAsia="DengXian" w:hAnsi="Arial" w:cs="Arial"/>
        </w:rPr>
        <w:t>实时校准量化结果，核心规则如下：</w:t>
      </w:r>
    </w:p>
    <w:p w14:paraId="58C3B350" w14:textId="77777777" w:rsidR="00474C43" w:rsidRDefault="0059427E" w:rsidP="00980F6C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数据实时同步</w:t>
      </w:r>
      <w:r>
        <w:rPr>
          <w:rFonts w:ascii="Arial" w:eastAsia="DengXian" w:hAnsi="Arial" w:cs="Arial"/>
        </w:rPr>
        <w:t>：每</w:t>
      </w:r>
      <w:r>
        <w:rPr>
          <w:rFonts w:ascii="Arial" w:eastAsia="DengXian" w:hAnsi="Arial" w:cs="Arial"/>
        </w:rPr>
        <w:t xml:space="preserve"> 2 </w:t>
      </w:r>
      <w:r>
        <w:rPr>
          <w:rFonts w:ascii="Arial" w:eastAsia="DengXian" w:hAnsi="Arial" w:cs="Arial"/>
        </w:rPr>
        <w:t>小时从</w:t>
      </w:r>
      <w:r>
        <w:rPr>
          <w:rFonts w:ascii="Arial" w:eastAsia="DengXian" w:hAnsi="Arial" w:cs="Arial"/>
        </w:rPr>
        <w:t xml:space="preserve"> ERP/SRM/WMS/ </w:t>
      </w:r>
      <w:r>
        <w:rPr>
          <w:rFonts w:ascii="Arial" w:eastAsia="DengXian" w:hAnsi="Arial" w:cs="Arial"/>
        </w:rPr>
        <w:t>工单系统拉取最新库存、产能、工单数据，更新</w:t>
      </w:r>
      <w:r>
        <w:rPr>
          <w:rFonts w:ascii="Arial" w:eastAsia="DengXian" w:hAnsi="Arial" w:cs="Arial"/>
        </w:rPr>
        <w:t xml:space="preserve"> G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W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P_</w:t>
      </w:r>
      <w:r>
        <w:rPr>
          <w:rFonts w:ascii="Arial" w:eastAsia="DengXian" w:hAnsi="Arial" w:cs="Arial"/>
        </w:rPr>
        <w:t>计划等参数。</w:t>
      </w:r>
    </w:p>
    <w:p w14:paraId="58C3B351" w14:textId="77777777" w:rsidR="00474C43" w:rsidRDefault="0059427E" w:rsidP="00980F6C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系数动态调整</w:t>
      </w:r>
      <w:r>
        <w:rPr>
          <w:rFonts w:ascii="Arial" w:eastAsia="DengXian" w:hAnsi="Arial" w:cs="Arial"/>
        </w:rPr>
        <w:t>：</w:t>
      </w:r>
    </w:p>
    <w:p w14:paraId="58C3B352" w14:textId="77777777" w:rsidR="00474C43" w:rsidRDefault="0059427E" w:rsidP="00980F6C">
      <w:pPr>
        <w:numPr>
          <w:ilvl w:val="0"/>
          <w:numId w:val="14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当启动替代供应商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加急采购后，缓冲覆盖系数提升，</w:t>
      </w:r>
      <w:r>
        <w:rPr>
          <w:rFonts w:ascii="Arial" w:eastAsia="DengXian" w:hAnsi="Arial" w:cs="Arial"/>
        </w:rPr>
        <w:t>K_</w:t>
      </w:r>
      <w:r>
        <w:rPr>
          <w:rFonts w:ascii="Arial" w:eastAsia="DengXian" w:hAnsi="Arial" w:cs="Arial"/>
        </w:rPr>
        <w:t>层级下调</w:t>
      </w:r>
      <w:r>
        <w:rPr>
          <w:rFonts w:ascii="Arial" w:eastAsia="DengXian" w:hAnsi="Arial" w:cs="Arial"/>
        </w:rPr>
        <w:t xml:space="preserve"> 20%-50%</w:t>
      </w:r>
      <w:r>
        <w:rPr>
          <w:rFonts w:ascii="Arial" w:eastAsia="DengXian" w:hAnsi="Arial" w:cs="Arial"/>
        </w:rPr>
        <w:t>；</w:t>
      </w:r>
    </w:p>
    <w:p w14:paraId="58C3B353" w14:textId="77777777" w:rsidR="00474C43" w:rsidRDefault="0059427E" w:rsidP="00980F6C">
      <w:pPr>
        <w:numPr>
          <w:ilvl w:val="0"/>
          <w:numId w:val="14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当风险等级升级（如地震升级为海啸），</w:t>
      </w:r>
      <w:r>
        <w:rPr>
          <w:rFonts w:ascii="Arial" w:eastAsia="DengXian" w:hAnsi="Arial" w:cs="Arial"/>
        </w:rPr>
        <w:t xml:space="preserve">K_base </w:t>
      </w:r>
      <w:r>
        <w:rPr>
          <w:rFonts w:ascii="Arial" w:eastAsia="DengXian" w:hAnsi="Arial" w:cs="Arial"/>
        </w:rPr>
        <w:t>上调</w:t>
      </w:r>
      <w:r>
        <w:rPr>
          <w:rFonts w:ascii="Arial" w:eastAsia="DengXian" w:hAnsi="Arial" w:cs="Arial"/>
        </w:rPr>
        <w:t xml:space="preserve"> 0.1-0.2</w:t>
      </w:r>
      <w:r>
        <w:rPr>
          <w:rFonts w:ascii="Arial" w:eastAsia="DengXian" w:hAnsi="Arial" w:cs="Arial"/>
        </w:rPr>
        <w:t>，重新测算全链路影响。</w:t>
      </w:r>
    </w:p>
    <w:p w14:paraId="58C3B354" w14:textId="77777777" w:rsidR="00474C43" w:rsidRDefault="0059427E" w:rsidP="00980F6C">
      <w:pPr>
        <w:numPr>
          <w:ilvl w:val="0"/>
          <w:numId w:val="14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传导路径更新</w:t>
      </w:r>
      <w:r>
        <w:rPr>
          <w:rFonts w:ascii="Arial" w:eastAsia="DengXian" w:hAnsi="Arial" w:cs="Arial"/>
        </w:rPr>
        <w:t>：新增替代供应商、物流通道后，同步更新传导路径图谱的</w:t>
      </w:r>
      <w:r>
        <w:rPr>
          <w:rFonts w:ascii="Arial" w:eastAsia="DengXian" w:hAnsi="Arial" w:cs="Arial"/>
        </w:rPr>
        <w:t xml:space="preserve"> W_</w:t>
      </w:r>
      <w:r>
        <w:rPr>
          <w:rFonts w:ascii="Arial" w:eastAsia="DengXian" w:hAnsi="Arial" w:cs="Arial"/>
        </w:rPr>
        <w:t>传导，修正三级及以上传导影响。</w:t>
      </w:r>
    </w:p>
    <w:p w14:paraId="58C3B355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25" w:name="heading_52"/>
      <w:r>
        <w:rPr>
          <w:rFonts w:ascii="Arial" w:eastAsia="DengXian" w:hAnsi="Arial" w:cs="Arial"/>
          <w:b/>
          <w:sz w:val="24"/>
        </w:rPr>
        <w:t xml:space="preserve">4.2.2.4 </w:t>
      </w:r>
      <w:r>
        <w:rPr>
          <w:rFonts w:ascii="Arial" w:eastAsia="DengXian" w:hAnsi="Arial" w:cs="Arial"/>
          <w:b/>
          <w:sz w:val="24"/>
        </w:rPr>
        <w:t>风险画像和报告</w:t>
      </w:r>
      <w:bookmarkEnd w:id="1525"/>
    </w:p>
    <w:p w14:paraId="58C3B356" w14:textId="77777777" w:rsidR="00474C43" w:rsidRDefault="0059427E" w:rsidP="00980F6C">
      <w:pPr>
        <w:numPr>
          <w:ilvl w:val="0"/>
          <w:numId w:val="14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区域风险画像：生成全球区域风险热力图，展示各区域风险等级、风险类型分布，支持按区域钻取查看详情。</w:t>
      </w:r>
    </w:p>
    <w:p w14:paraId="58C3B357" w14:textId="77777777" w:rsidR="00474C43" w:rsidRDefault="0059427E" w:rsidP="00980F6C">
      <w:pPr>
        <w:numPr>
          <w:ilvl w:val="0"/>
          <w:numId w:val="14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供应商风险画像：基于供应商的历史风险事件、交付能力、财务状况、</w:t>
      </w:r>
      <w:r>
        <w:rPr>
          <w:rFonts w:ascii="Arial" w:eastAsia="DengXian" w:hAnsi="Arial" w:cs="Arial"/>
        </w:rPr>
        <w:t>ESG</w:t>
      </w:r>
      <w:r>
        <w:rPr>
          <w:rFonts w:ascii="Arial" w:eastAsia="DengXian" w:hAnsi="Arial" w:cs="Arial"/>
        </w:rPr>
        <w:t>表现等，生成供应商风险综合评分与画像，支持供应商风险排序与对比。</w:t>
      </w:r>
    </w:p>
    <w:p w14:paraId="58C3B358" w14:textId="77777777" w:rsidR="00474C43" w:rsidRDefault="0059427E" w:rsidP="00980F6C">
      <w:pPr>
        <w:numPr>
          <w:ilvl w:val="0"/>
          <w:numId w:val="14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物料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线路风险画像：对核心物料、关键物流线路进行风险评级，展示其风险分布与历史风险记录，辅助供应链优化。</w:t>
      </w:r>
    </w:p>
    <w:p w14:paraId="58C3B359" w14:textId="77777777" w:rsidR="00474C43" w:rsidRDefault="0059427E" w:rsidP="00980F6C">
      <w:pPr>
        <w:numPr>
          <w:ilvl w:val="0"/>
          <w:numId w:val="14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全局风险画像：汇总企业供应链整体风险状况，展示风险等级分布、风险类型占比、高发风险节点等，为管理层提供全局视角。</w:t>
      </w:r>
    </w:p>
    <w:p w14:paraId="58C3B35A" w14:textId="77777777" w:rsidR="00474C43" w:rsidRDefault="0059427E" w:rsidP="00980F6C">
      <w:pPr>
        <w:numPr>
          <w:ilvl w:val="0"/>
          <w:numId w:val="14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自动报告：支持生成日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月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季度风险分析简报，包含风险概览、高发风险类型、重点风险事件、影响评估、应对建议等内容，自动推送至相关用户。</w:t>
      </w:r>
    </w:p>
    <w:p w14:paraId="58C3B35B" w14:textId="77777777" w:rsidR="00474C43" w:rsidRDefault="0059427E" w:rsidP="00980F6C">
      <w:pPr>
        <w:numPr>
          <w:ilvl w:val="0"/>
          <w:numId w:val="14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专项报告：针对特定风险事件、特定区域、特定供应商生成专项分析报告，支持自定义报告周期与内容。</w:t>
      </w:r>
    </w:p>
    <w:p w14:paraId="58C3B35C" w14:textId="77777777" w:rsidR="00474C43" w:rsidRDefault="0059427E" w:rsidP="00980F6C">
      <w:pPr>
        <w:numPr>
          <w:ilvl w:val="0"/>
          <w:numId w:val="14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自定义报告：支持用户自定义报告模板、指标、维度，拖拽式生成报告，支持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Word</w:t>
      </w:r>
      <w:r>
        <w:rPr>
          <w:rFonts w:ascii="Arial" w:eastAsia="DengXian" w:hAnsi="Arial" w:cs="Arial"/>
        </w:rPr>
        <w:t>格式导出。</w:t>
      </w:r>
    </w:p>
    <w:p w14:paraId="58C3B35D" w14:textId="77777777" w:rsidR="00474C43" w:rsidRDefault="0059427E" w:rsidP="00980F6C">
      <w:pPr>
        <w:numPr>
          <w:ilvl w:val="0"/>
          <w:numId w:val="15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报告管理：支持报告查看、下载、分享、归档，记录报告访问与操作日志。</w:t>
      </w:r>
    </w:p>
    <w:p w14:paraId="58C3B35E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526" w:name="heading_53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风险预警中心</w:t>
      </w:r>
      <w:bookmarkEnd w:id="1526"/>
    </w:p>
    <w:p w14:paraId="58C3B35F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27" w:name="heading_54"/>
      <w:r>
        <w:rPr>
          <w:rFonts w:ascii="Arial" w:eastAsia="DengXian" w:hAnsi="Arial" w:cs="Arial"/>
          <w:b/>
          <w:sz w:val="28"/>
        </w:rPr>
        <w:lastRenderedPageBreak/>
        <w:t xml:space="preserve">4.3.1 </w:t>
      </w:r>
      <w:r>
        <w:rPr>
          <w:rFonts w:ascii="Arial" w:eastAsia="DengXian" w:hAnsi="Arial" w:cs="Arial"/>
          <w:b/>
          <w:sz w:val="28"/>
        </w:rPr>
        <w:t>功能概述</w:t>
      </w:r>
      <w:bookmarkEnd w:id="1527"/>
    </w:p>
    <w:p w14:paraId="58C3B360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根据风险分析结果与预设的预警规则，自动触发不同等级的风险预警，通过多渠道推送至相关责任人，支持预警接收、处理、忽略、升级全流程管理，确保风险及时被关注与处置。</w:t>
      </w:r>
    </w:p>
    <w:p w14:paraId="58C3B361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28" w:name="heading_55"/>
      <w:r>
        <w:rPr>
          <w:rFonts w:ascii="Arial" w:eastAsia="DengXian" w:hAnsi="Arial" w:cs="Arial"/>
          <w:b/>
          <w:sz w:val="28"/>
        </w:rPr>
        <w:t xml:space="preserve">4.3.2 </w:t>
      </w:r>
      <w:r>
        <w:rPr>
          <w:rFonts w:ascii="Arial" w:eastAsia="DengXian" w:hAnsi="Arial" w:cs="Arial"/>
          <w:b/>
          <w:sz w:val="28"/>
        </w:rPr>
        <w:t>详细功能需求</w:t>
      </w:r>
      <w:bookmarkEnd w:id="1528"/>
    </w:p>
    <w:p w14:paraId="58C3B362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29" w:name="heading_56"/>
      <w:r>
        <w:rPr>
          <w:rFonts w:ascii="Arial" w:eastAsia="DengXian" w:hAnsi="Arial" w:cs="Arial"/>
          <w:b/>
          <w:sz w:val="24"/>
        </w:rPr>
        <w:t xml:space="preserve">4.3.2.1 </w:t>
      </w:r>
      <w:r>
        <w:rPr>
          <w:rFonts w:ascii="Arial" w:eastAsia="DengXian" w:hAnsi="Arial" w:cs="Arial"/>
          <w:b/>
          <w:sz w:val="24"/>
        </w:rPr>
        <w:t>预警规则配置</w:t>
      </w:r>
      <w:bookmarkEnd w:id="1529"/>
    </w:p>
    <w:p w14:paraId="58C3B363" w14:textId="77777777" w:rsidR="00474C43" w:rsidRDefault="0059427E" w:rsidP="00980F6C">
      <w:pPr>
        <w:numPr>
          <w:ilvl w:val="0"/>
          <w:numId w:val="15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规则配置：支持按风险类型、风险等级、影响区域、关联供应商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物料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节点等条件，配置预警触发规则，支持多条件组合。</w:t>
      </w:r>
    </w:p>
    <w:p w14:paraId="58C3B364" w14:textId="77777777" w:rsidR="00474C43" w:rsidRDefault="0059427E" w:rsidP="00980F6C">
      <w:pPr>
        <w:numPr>
          <w:ilvl w:val="0"/>
          <w:numId w:val="15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阈值配置：支持自定义各级风险的预警阈值，如黄级预警阈值（风险指标达到阈值</w:t>
      </w:r>
      <w:r>
        <w:rPr>
          <w:rFonts w:ascii="Arial" w:eastAsia="DengXian" w:hAnsi="Arial" w:cs="Arial"/>
        </w:rPr>
        <w:t>80%</w:t>
      </w:r>
      <w:r>
        <w:rPr>
          <w:rFonts w:ascii="Arial" w:eastAsia="DengXian" w:hAnsi="Arial" w:cs="Arial"/>
        </w:rPr>
        <w:t>）、红级预警阈值（风险指标突破阈值），支持阈值动态调整。</w:t>
      </w:r>
    </w:p>
    <w:p w14:paraId="58C3B365" w14:textId="77777777" w:rsidR="00474C43" w:rsidRDefault="0059427E" w:rsidP="00980F6C">
      <w:pPr>
        <w:numPr>
          <w:ilvl w:val="0"/>
          <w:numId w:val="15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黑白名单：支持设置预警黑白名单，黑名单内的风险事件直接触发预警，白名单内的风险事件可跳过预警，支持批量导入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导出黑白名单。</w:t>
      </w:r>
    </w:p>
    <w:p w14:paraId="58C3B366" w14:textId="77777777" w:rsidR="00474C43" w:rsidRDefault="0059427E" w:rsidP="00980F6C">
      <w:pPr>
        <w:numPr>
          <w:ilvl w:val="0"/>
          <w:numId w:val="15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关键词过滤</w:t>
      </w:r>
    </w:p>
    <w:p w14:paraId="58C3B367" w14:textId="77777777" w:rsidR="00474C43" w:rsidRDefault="0059427E" w:rsidP="00147742">
      <w:pPr>
        <w:numPr>
          <w:ilvl w:val="0"/>
          <w:numId w:val="155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关键词过滤：支持配置预警关键词（含正向、负向关键词），仅当风险事件包含正向关键词时触发预警，包含负向关键词时跳过预警；支持关键词批量导入、编辑、删除，可按风险类型分别配置专属关键词库。</w:t>
      </w:r>
    </w:p>
    <w:p w14:paraId="58C3B368" w14:textId="77777777" w:rsidR="00474C43" w:rsidRDefault="0059427E" w:rsidP="00147742">
      <w:pPr>
        <w:numPr>
          <w:ilvl w:val="0"/>
          <w:numId w:val="156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规则生效范围：可配置预警规则的生效范围，包括特定部门、特定供应链节点、特定供应商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物料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物流线路等，支持按组织架构细分生效范围，避免无关预警干扰。</w:t>
      </w:r>
    </w:p>
    <w:p w14:paraId="58C3B369" w14:textId="77777777" w:rsidR="00474C43" w:rsidRDefault="0059427E" w:rsidP="00147742">
      <w:pPr>
        <w:numPr>
          <w:ilvl w:val="0"/>
          <w:numId w:val="157"/>
        </w:numPr>
        <w:spacing w:before="120" w:after="120" w:line="288" w:lineRule="auto"/>
        <w:ind w:leftChars="191" w:left="420"/>
        <w:rPr>
          <w:rFonts w:hint="eastAsia"/>
        </w:rPr>
      </w:pPr>
      <w:r>
        <w:rPr>
          <w:rFonts w:ascii="Arial" w:eastAsia="DengXian" w:hAnsi="Arial" w:cs="Arial"/>
        </w:rPr>
        <w:t>规则测试与生效：支持对新增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修改的预警规则进行测试，模拟风险数据验证规则触发准确性；规则支持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立即生效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定时生效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两种模式，修改后的规则可配置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生效前预览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，确保规则无误后落地。</w:t>
      </w:r>
    </w:p>
    <w:p w14:paraId="58C3B36A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30" w:name="heading_57"/>
      <w:r>
        <w:rPr>
          <w:rFonts w:ascii="Arial" w:eastAsia="DengXian" w:hAnsi="Arial" w:cs="Arial"/>
          <w:b/>
          <w:sz w:val="24"/>
        </w:rPr>
        <w:t xml:space="preserve">4.3.2.2 </w:t>
      </w:r>
      <w:r>
        <w:rPr>
          <w:rFonts w:ascii="Arial" w:eastAsia="DengXian" w:hAnsi="Arial" w:cs="Arial"/>
          <w:b/>
          <w:sz w:val="24"/>
        </w:rPr>
        <w:t>预警推送管理</w:t>
      </w:r>
      <w:bookmarkEnd w:id="1530"/>
    </w:p>
    <w:p w14:paraId="58C3B36B" w14:textId="77777777" w:rsidR="00474C43" w:rsidRDefault="0059427E" w:rsidP="00980F6C">
      <w:pPr>
        <w:numPr>
          <w:ilvl w:val="0"/>
          <w:numId w:val="15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推送渠道配置：按用户角色、风险等级配置推送渠道，例如高管优先接收短信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邮件，风控专员接收即时通讯软件消息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系统站内信；支持为单个用户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角色自定义推送渠道，可开启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关闭某一渠道推送。</w:t>
      </w:r>
    </w:p>
    <w:p w14:paraId="58C3B36C" w14:textId="77777777" w:rsidR="00474C43" w:rsidRDefault="0059427E" w:rsidP="00980F6C">
      <w:pPr>
        <w:numPr>
          <w:ilvl w:val="0"/>
          <w:numId w:val="15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推送频率控制：针对同一风险事件，避免重复推送，配置推送间隔（如每小时最多推送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次）；支持设置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静默时段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（如夜间</w:t>
      </w:r>
      <w:r>
        <w:rPr>
          <w:rFonts w:ascii="Arial" w:eastAsia="DengXian" w:hAnsi="Arial" w:cs="Arial"/>
        </w:rPr>
        <w:t>22:00-</w:t>
      </w:r>
      <w:r>
        <w:rPr>
          <w:rFonts w:ascii="Arial" w:eastAsia="DengXian" w:hAnsi="Arial" w:cs="Arial"/>
        </w:rPr>
        <w:t>次日</w:t>
      </w:r>
      <w:r>
        <w:rPr>
          <w:rFonts w:ascii="Arial" w:eastAsia="DengXian" w:hAnsi="Arial" w:cs="Arial"/>
        </w:rPr>
        <w:t>8:00</w:t>
      </w:r>
      <w:r>
        <w:rPr>
          <w:rFonts w:ascii="Arial" w:eastAsia="DengXian" w:hAnsi="Arial" w:cs="Arial"/>
        </w:rPr>
        <w:t>），静默时段内非红级预警可延迟至工作时段推送，红级预警不受静默时段限制。</w:t>
      </w:r>
    </w:p>
    <w:p w14:paraId="58C3B36D" w14:textId="77777777" w:rsidR="00474C43" w:rsidRDefault="0059427E" w:rsidP="00980F6C">
      <w:pPr>
        <w:numPr>
          <w:ilvl w:val="0"/>
          <w:numId w:val="16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推送内容定制：可自定义各等级预警的推送内容模板，包含风险事件名称、风险等级、影响范围、触发原因、初步应对建议、查看入口等核心信息；支持插入变量（如风险发生时间、关联供应商名称），实现推送内容个性化。</w:t>
      </w:r>
    </w:p>
    <w:p w14:paraId="58C3B36E" w14:textId="77777777" w:rsidR="00474C43" w:rsidRDefault="0059427E" w:rsidP="00980F6C">
      <w:pPr>
        <w:numPr>
          <w:ilvl w:val="0"/>
          <w:numId w:val="16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推送记录查询：记录所有预警推送记录，包括推送时间、推送渠道、接收人、已读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未读状态、推送结果（成功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失败），失败推送可手动重新推送，推送记录保留时间不少于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个月。</w:t>
      </w:r>
    </w:p>
    <w:p w14:paraId="58C3B36F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31" w:name="heading_58"/>
      <w:r>
        <w:rPr>
          <w:rFonts w:ascii="Arial" w:eastAsia="DengXian" w:hAnsi="Arial" w:cs="Arial"/>
          <w:b/>
          <w:sz w:val="24"/>
        </w:rPr>
        <w:t xml:space="preserve">4.3.2.3 </w:t>
      </w:r>
      <w:r>
        <w:rPr>
          <w:rFonts w:ascii="Arial" w:eastAsia="DengXian" w:hAnsi="Arial" w:cs="Arial"/>
          <w:b/>
          <w:sz w:val="24"/>
        </w:rPr>
        <w:t>预警处理</w:t>
      </w:r>
      <w:bookmarkEnd w:id="1531"/>
    </w:p>
    <w:p w14:paraId="58C3B370" w14:textId="77777777" w:rsidR="00474C43" w:rsidRDefault="0059427E" w:rsidP="00980F6C">
      <w:pPr>
        <w:numPr>
          <w:ilvl w:val="0"/>
          <w:numId w:val="16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预警接收与查看：用户登录系统后，首页展示未处理预警提醒，支持按风险等级、风险类型、接收时间筛选预警；预警详情页展示风险事件完整信息、影响分析结果、关联数据、历史类似案例，辅助用户快速判断。</w:t>
      </w:r>
    </w:p>
    <w:p w14:paraId="58C3B371" w14:textId="77777777" w:rsidR="00474C43" w:rsidRDefault="0059427E" w:rsidP="00980F6C">
      <w:pPr>
        <w:numPr>
          <w:ilvl w:val="0"/>
          <w:numId w:val="16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预警处置操作：支持对预警进行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立即处理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标记忽略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延期处理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转派他人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操作；标记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已忽略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需填写忽略原因（如误报、风险影响极小），系统记录忽略理由，可追溯；延期处理需设置延期时限与责任人，到期自动提醒。</w:t>
      </w:r>
    </w:p>
    <w:p w14:paraId="58C3B372" w14:textId="77777777" w:rsidR="00474C43" w:rsidRDefault="0059427E" w:rsidP="00980F6C">
      <w:pPr>
        <w:numPr>
          <w:ilvl w:val="0"/>
          <w:numId w:val="16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误报处理：用户可提交预警误报申请，填写误报原因与佐证材料，经部门负责人审核通过后，系统将该预警标记为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误报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，并自动优化预警规则（如调整关键词、阈值），减少后续同类误报。</w:t>
      </w:r>
    </w:p>
    <w:p w14:paraId="58C3B373" w14:textId="77777777" w:rsidR="00474C43" w:rsidRDefault="0059427E" w:rsidP="00980F6C">
      <w:pPr>
        <w:numPr>
          <w:ilvl w:val="0"/>
          <w:numId w:val="16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预警关联处置：支持将预警直接关联至应对措施库，快速调用相关场景的应对方案；可直接从预警详情页发起任务工单，实现预警处置与任务管理的无缝衔接。</w:t>
      </w:r>
    </w:p>
    <w:p w14:paraId="58C3B374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32" w:name="heading_59"/>
      <w:r>
        <w:rPr>
          <w:rFonts w:ascii="Arial" w:eastAsia="DengXian" w:hAnsi="Arial" w:cs="Arial"/>
          <w:b/>
          <w:sz w:val="24"/>
        </w:rPr>
        <w:t xml:space="preserve">4.3.2.4 </w:t>
      </w:r>
      <w:r>
        <w:rPr>
          <w:rFonts w:ascii="Arial" w:eastAsia="DengXian" w:hAnsi="Arial" w:cs="Arial"/>
          <w:b/>
          <w:sz w:val="24"/>
        </w:rPr>
        <w:t>预警升级与督办</w:t>
      </w:r>
      <w:bookmarkEnd w:id="1532"/>
    </w:p>
    <w:p w14:paraId="58C3B375" w14:textId="77777777" w:rsidR="00474C43" w:rsidRDefault="0059427E" w:rsidP="00980F6C">
      <w:pPr>
        <w:numPr>
          <w:ilvl w:val="0"/>
          <w:numId w:val="16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自动升级：严格遵循预警升级规则，黄灯预警</w:t>
      </w:r>
      <w:r>
        <w:rPr>
          <w:rFonts w:ascii="Arial" w:eastAsia="DengXian" w:hAnsi="Arial" w:cs="Arial"/>
        </w:rPr>
        <w:t>24</w:t>
      </w:r>
      <w:r>
        <w:rPr>
          <w:rFonts w:ascii="Arial" w:eastAsia="DengXian" w:hAnsi="Arial" w:cs="Arial"/>
        </w:rPr>
        <w:t>小时未处理、橙灯预警</w:t>
      </w:r>
      <w:r>
        <w:rPr>
          <w:rFonts w:ascii="Arial" w:eastAsia="DengXian" w:hAnsi="Arial" w:cs="Arial"/>
        </w:rPr>
        <w:t>12</w:t>
      </w:r>
      <w:r>
        <w:rPr>
          <w:rFonts w:ascii="Arial" w:eastAsia="DengXian" w:hAnsi="Arial" w:cs="Arial"/>
        </w:rPr>
        <w:t>小时未处理、红灯预警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小时未处理，系统自动升级至直属上级，升级后同步发送升级通知，明确原责任人、未处理时长、升级原因。</w:t>
      </w:r>
    </w:p>
    <w:p w14:paraId="58C3B376" w14:textId="77777777" w:rsidR="00474C43" w:rsidRDefault="0059427E" w:rsidP="00980F6C">
      <w:pPr>
        <w:numPr>
          <w:ilvl w:val="0"/>
          <w:numId w:val="16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手动升级：用户可根据实际情况，手动将低等级预警升级为高等级预警，填写升级理由，升级后按新等级执行推送与处置规则。</w:t>
      </w:r>
    </w:p>
    <w:p w14:paraId="58C3B377" w14:textId="77777777" w:rsidR="00474C43" w:rsidRDefault="0059427E" w:rsidP="00980F6C">
      <w:pPr>
        <w:numPr>
          <w:ilvl w:val="0"/>
          <w:numId w:val="16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督办提醒：预警升级后，系统向升级后的责任人发送督办通知，每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小时推送一次督办提醒，直至预警被处理；支持高管手动督办特定预警，标记督办优先级，相关责任人将收到加急提醒。</w:t>
      </w:r>
    </w:p>
    <w:p w14:paraId="58C3B378" w14:textId="77777777" w:rsidR="00474C43" w:rsidRDefault="0059427E" w:rsidP="00980F6C">
      <w:pPr>
        <w:numPr>
          <w:ilvl w:val="0"/>
          <w:numId w:val="16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升级记录：记录所有预警的升级记录，包括升级时间、升级前等级、升级后等级、升级人、升级理由、督办情况等，支持查询与追溯。</w:t>
      </w:r>
    </w:p>
    <w:p w14:paraId="58C3B379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33" w:name="heading_60"/>
      <w:r>
        <w:rPr>
          <w:rFonts w:ascii="Arial" w:eastAsia="DengXian" w:hAnsi="Arial" w:cs="Arial"/>
          <w:b/>
          <w:sz w:val="24"/>
        </w:rPr>
        <w:t xml:space="preserve">4.3.2.5 </w:t>
      </w:r>
      <w:r>
        <w:rPr>
          <w:rFonts w:ascii="Arial" w:eastAsia="DengXian" w:hAnsi="Arial" w:cs="Arial"/>
          <w:b/>
          <w:sz w:val="24"/>
        </w:rPr>
        <w:t>预警查询与统计</w:t>
      </w:r>
      <w:bookmarkEnd w:id="1533"/>
    </w:p>
    <w:p w14:paraId="58C3B37A" w14:textId="77777777" w:rsidR="00474C43" w:rsidRDefault="0059427E" w:rsidP="00980F6C">
      <w:pPr>
        <w:numPr>
          <w:ilvl w:val="0"/>
          <w:numId w:val="17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多条件查询：支持按风险等级、风险类型、处理状态（未处理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处理中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已处理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已忽略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误报）、发生时间、关联主体等条件，多维度查询预警记录，支持模糊查询与精准筛选。</w:t>
      </w:r>
    </w:p>
    <w:p w14:paraId="58C3B37B" w14:textId="77777777" w:rsidR="00474C43" w:rsidRDefault="0059427E" w:rsidP="00980F6C">
      <w:pPr>
        <w:numPr>
          <w:ilvl w:val="0"/>
          <w:numId w:val="17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统计分析：自动统计预警数据，包括各等级预警数量、各类型预警占比、预警处理时效、误报率、升级次数等；生成预警统计图表（柱状图、饼图、折线图），直观展示预警分布与处理情况。</w:t>
      </w:r>
    </w:p>
    <w:p w14:paraId="58C3B37C" w14:textId="77777777" w:rsidR="00474C43" w:rsidRDefault="0059427E" w:rsidP="00980F6C">
      <w:pPr>
        <w:numPr>
          <w:ilvl w:val="0"/>
          <w:numId w:val="17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时效分析：统计各等级预警的平均处理时长，对比预设处理时限，识别处理效率偏低的环节与责任人，生成时效分析报告，为优化预警处置流程提供支撑。</w:t>
      </w:r>
    </w:p>
    <w:p w14:paraId="58C3B37D" w14:textId="77777777" w:rsidR="00474C43" w:rsidRDefault="0059427E" w:rsidP="00980F6C">
      <w:pPr>
        <w:numPr>
          <w:ilvl w:val="0"/>
          <w:numId w:val="17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数据导出：支持将预警查询结果、统计报表导出为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格式，支持批量导出，满足数据归档与汇报需求。</w:t>
      </w:r>
    </w:p>
    <w:p w14:paraId="58C3B37E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34" w:name="heading_61"/>
      <w:r>
        <w:rPr>
          <w:rFonts w:ascii="Arial" w:eastAsia="DengXian" w:hAnsi="Arial" w:cs="Arial"/>
          <w:b/>
          <w:sz w:val="28"/>
        </w:rPr>
        <w:t xml:space="preserve">4.3.3 </w:t>
      </w:r>
      <w:r>
        <w:rPr>
          <w:rFonts w:ascii="Arial" w:eastAsia="DengXian" w:hAnsi="Arial" w:cs="Arial"/>
          <w:b/>
          <w:sz w:val="28"/>
        </w:rPr>
        <w:t>预警功能适配性需求</w:t>
      </w:r>
      <w:bookmarkEnd w:id="1534"/>
    </w:p>
    <w:p w14:paraId="58C3B37F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若客户企业基础技术组件中已包含通用通知中心，本产品可通过标准化接口与该通知中心组件进行双向交互，实现预警通知的统一推送与管理。</w:t>
      </w:r>
    </w:p>
    <w:p w14:paraId="58C3B380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具体交互方式为：</w:t>
      </w:r>
    </w:p>
    <w:p w14:paraId="58C3B381" w14:textId="77777777" w:rsidR="00474C43" w:rsidRDefault="0059427E" w:rsidP="00980F6C">
      <w:pPr>
        <w:numPr>
          <w:ilvl w:val="0"/>
          <w:numId w:val="17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本产品将风险预警信息（含预警等级、风险描述、影响范围、处置指引等核心字段）通过接口同步至客户通知中心；</w:t>
      </w:r>
    </w:p>
    <w:p w14:paraId="58C3B382" w14:textId="77777777" w:rsidR="00474C43" w:rsidRDefault="0059427E" w:rsidP="00980F6C">
      <w:pPr>
        <w:numPr>
          <w:ilvl w:val="0"/>
          <w:numId w:val="17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由客户通知中心承接后，按照其自身配置的推送规则（如推送渠道、接收人范围、推送频率等）完成预警信息的分发；</w:t>
      </w:r>
    </w:p>
    <w:p w14:paraId="58C3B383" w14:textId="77777777" w:rsidR="00474C43" w:rsidRDefault="0059427E" w:rsidP="00980F6C">
      <w:pPr>
        <w:numPr>
          <w:ilvl w:val="0"/>
          <w:numId w:val="17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同时，客户通知中心的推送状态（如已推送、未推送、推送失败）、接收人已读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未读状态等信息，可通过接口反向同步至本产品，实现预警通知全流程可追溯。</w:t>
      </w:r>
    </w:p>
    <w:p w14:paraId="58C3B384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需明确的是，通知相关的配置能力（包括但不限于推送渠道选择、接收人分组、静默时段设置、重复推送控制等）均依赖客户侧通知中心自身的配置功能，本产品仅负责完成预警信息的接口输出与状态同步，不介入客户通知中心的内部配置与运维。</w:t>
      </w:r>
    </w:p>
    <w:p w14:paraId="58C3B385" w14:textId="3412DC81" w:rsidR="00474C43" w:rsidRDefault="0059427E">
      <w:pPr>
        <w:spacing w:before="300" w:after="120" w:line="288" w:lineRule="auto"/>
        <w:ind w:firstLineChars="200" w:firstLine="600"/>
        <w:outlineLvl w:val="2"/>
        <w:rPr>
          <w:rFonts w:hint="eastAsia"/>
        </w:rPr>
        <w:pPrChange w:id="1535" w:author="Jason Huang" w:date="2026-04-07T15:23:00Z" w16du:dateUtc="2026-04-07T07:23:00Z">
          <w:pPr>
            <w:spacing w:before="300" w:after="120" w:line="288" w:lineRule="auto"/>
            <w:outlineLvl w:val="2"/>
          </w:pPr>
        </w:pPrChange>
      </w:pPr>
      <w:bookmarkStart w:id="1536" w:name="heading_62"/>
      <w:r>
        <w:rPr>
          <w:rFonts w:ascii="Arial" w:eastAsia="DengXian" w:hAnsi="Arial" w:cs="Arial"/>
          <w:b/>
          <w:sz w:val="30"/>
        </w:rPr>
        <w:t xml:space="preserve">4.4 </w:t>
      </w:r>
      <w:r>
        <w:rPr>
          <w:rFonts w:ascii="Arial" w:eastAsia="DengXian" w:hAnsi="Arial" w:cs="Arial"/>
          <w:b/>
          <w:sz w:val="30"/>
        </w:rPr>
        <w:t>应对</w:t>
      </w:r>
      <w:r w:rsidR="004303D5">
        <w:rPr>
          <w:rFonts w:ascii="Arial" w:eastAsia="DengXian" w:hAnsi="Arial" w:cs="Arial" w:hint="eastAsia"/>
          <w:b/>
          <w:sz w:val="30"/>
        </w:rPr>
        <w:t>处置</w:t>
      </w:r>
      <w:r>
        <w:rPr>
          <w:rFonts w:ascii="Arial" w:eastAsia="DengXian" w:hAnsi="Arial" w:cs="Arial"/>
          <w:b/>
          <w:sz w:val="30"/>
        </w:rPr>
        <w:t>措施与方案管理中心</w:t>
      </w:r>
      <w:bookmarkEnd w:id="1536"/>
      <w:r w:rsidR="00B33DF6">
        <w:rPr>
          <w:rFonts w:ascii="Arial" w:eastAsia="DengXian" w:hAnsi="Arial" w:cs="Arial" w:hint="eastAsia"/>
          <w:b/>
          <w:sz w:val="30"/>
        </w:rPr>
        <w:t xml:space="preserve"> </w:t>
      </w:r>
      <w:r w:rsidR="00B33DF6">
        <w:rPr>
          <w:rFonts w:ascii="Arial" w:eastAsia="DengXian" w:hAnsi="Arial" w:cs="Arial" w:hint="eastAsia"/>
          <w:b/>
          <w:sz w:val="30"/>
        </w:rPr>
        <w:t>（</w:t>
      </w:r>
      <w:r w:rsidR="00B33DF6">
        <w:rPr>
          <w:rFonts w:ascii="Arial" w:eastAsia="DengXian" w:hAnsi="Arial" w:cs="Arial" w:hint="eastAsia"/>
          <w:b/>
          <w:sz w:val="30"/>
        </w:rPr>
        <w:t>hanhn1 P1</w:t>
      </w:r>
      <w:r w:rsidR="00B33DF6">
        <w:rPr>
          <w:rFonts w:ascii="Arial" w:eastAsia="DengXian" w:hAnsi="Arial" w:cs="Arial" w:hint="eastAsia"/>
          <w:b/>
          <w:sz w:val="30"/>
        </w:rPr>
        <w:t>）</w:t>
      </w:r>
    </w:p>
    <w:p w14:paraId="58C3B386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37" w:name="heading_63"/>
      <w:r>
        <w:rPr>
          <w:rFonts w:ascii="Arial" w:eastAsia="DengXian" w:hAnsi="Arial" w:cs="Arial"/>
          <w:b/>
          <w:sz w:val="28"/>
        </w:rPr>
        <w:t xml:space="preserve">4.4.1 </w:t>
      </w:r>
      <w:r>
        <w:rPr>
          <w:rFonts w:ascii="Arial" w:eastAsia="DengXian" w:hAnsi="Arial" w:cs="Arial"/>
          <w:b/>
          <w:sz w:val="28"/>
        </w:rPr>
        <w:t>功能概述</w:t>
      </w:r>
      <w:bookmarkEnd w:id="1537"/>
    </w:p>
    <w:p w14:paraId="58C3B387" w14:textId="3FCEE87C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构建覆盖各风险领域的场景化应对</w:t>
      </w:r>
      <w:r w:rsidR="004303D5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措施库，实现应对</w:t>
      </w:r>
      <w:r w:rsidR="004303D5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措施的标准化、模块化管理；风险触发后，系统基于风险类型、等级、影响范围，智能推荐适配的应对</w:t>
      </w:r>
      <w:r w:rsidR="004303D5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措施，支持人工编辑、组合、审批，形成可落地的应对</w:t>
      </w:r>
      <w:r w:rsidR="004303D5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方案，为风险处置提供明确指导。</w:t>
      </w:r>
    </w:p>
    <w:p w14:paraId="58C3B388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38" w:name="heading_64"/>
      <w:r>
        <w:rPr>
          <w:rFonts w:ascii="Arial" w:eastAsia="DengXian" w:hAnsi="Arial" w:cs="Arial"/>
          <w:b/>
          <w:sz w:val="28"/>
        </w:rPr>
        <w:t xml:space="preserve">4.4.2 </w:t>
      </w:r>
      <w:r>
        <w:rPr>
          <w:rFonts w:ascii="Arial" w:eastAsia="DengXian" w:hAnsi="Arial" w:cs="Arial"/>
          <w:b/>
          <w:sz w:val="28"/>
        </w:rPr>
        <w:t>详细功能需求</w:t>
      </w:r>
      <w:bookmarkEnd w:id="1538"/>
    </w:p>
    <w:p w14:paraId="58C3B389" w14:textId="1A745D33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39" w:name="heading_65"/>
      <w:r>
        <w:rPr>
          <w:rFonts w:ascii="Arial" w:eastAsia="DengXian" w:hAnsi="Arial" w:cs="Arial"/>
          <w:b/>
          <w:sz w:val="24"/>
        </w:rPr>
        <w:t xml:space="preserve">4.4.2.1 </w:t>
      </w:r>
      <w:r>
        <w:rPr>
          <w:rFonts w:ascii="Arial" w:eastAsia="DengXian" w:hAnsi="Arial" w:cs="Arial"/>
          <w:b/>
          <w:sz w:val="24"/>
        </w:rPr>
        <w:t>应对</w:t>
      </w:r>
      <w:r w:rsidR="004303D5">
        <w:rPr>
          <w:rFonts w:ascii="Arial" w:eastAsia="DengXian" w:hAnsi="Arial" w:cs="Arial" w:hint="eastAsia"/>
          <w:b/>
          <w:sz w:val="24"/>
        </w:rPr>
        <w:t>处置</w:t>
      </w:r>
      <w:r>
        <w:rPr>
          <w:rFonts w:ascii="Arial" w:eastAsia="DengXian" w:hAnsi="Arial" w:cs="Arial"/>
          <w:b/>
          <w:sz w:val="24"/>
        </w:rPr>
        <w:t>措施库管理</w:t>
      </w:r>
      <w:bookmarkEnd w:id="1539"/>
    </w:p>
    <w:p w14:paraId="58C3B38A" w14:textId="60950706" w:rsidR="00474C43" w:rsidRDefault="004303D5" w:rsidP="00980F6C">
      <w:pPr>
        <w:numPr>
          <w:ilvl w:val="0"/>
          <w:numId w:val="17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措施分类管理：按风险类型</w:t>
      </w:r>
      <w:r w:rsidR="000C1737">
        <w:rPr>
          <w:rFonts w:ascii="Arial" w:eastAsia="DengXian" w:hAnsi="Arial" w:cs="Arial" w:hint="eastAsia"/>
        </w:rPr>
        <w:t>、严重程度、</w:t>
      </w:r>
      <w:r w:rsidR="0059427E">
        <w:rPr>
          <w:rFonts w:ascii="Arial" w:eastAsia="DengXian" w:hAnsi="Arial" w:cs="Arial"/>
        </w:rPr>
        <w:t>业务</w:t>
      </w:r>
      <w:r>
        <w:rPr>
          <w:rFonts w:ascii="Arial" w:eastAsia="DengXian" w:hAnsi="Arial" w:cs="Arial" w:hint="eastAsia"/>
        </w:rPr>
        <w:t>流程对象</w:t>
      </w:r>
      <w:r w:rsidR="000C1737">
        <w:rPr>
          <w:rFonts w:ascii="Arial" w:eastAsia="DengXian" w:hAnsi="Arial" w:cs="Arial" w:hint="eastAsia"/>
        </w:rPr>
        <w:t>、业务对象</w:t>
      </w:r>
      <w:r w:rsidR="0059427E">
        <w:rPr>
          <w:rFonts w:ascii="Arial" w:eastAsia="DengXian" w:hAnsi="Arial" w:cs="Arial"/>
        </w:rPr>
        <w:t>（</w:t>
      </w:r>
      <w:r w:rsidR="0059427E">
        <w:rPr>
          <w:rFonts w:ascii="Arial" w:eastAsia="DengXian" w:hAnsi="Arial" w:cs="Arial"/>
        </w:rPr>
        <w:t>l</w:t>
      </w:r>
      <w:r w:rsidR="0059427E">
        <w:rPr>
          <w:rFonts w:ascii="Arial" w:eastAsia="DengXian" w:hAnsi="Arial" w:cs="Arial"/>
        </w:rPr>
        <w:t>例如：</w:t>
      </w:r>
      <w:r w:rsidR="0059427E">
        <w:rPr>
          <w:rFonts w:ascii="Arial" w:eastAsia="DengXian" w:hAnsi="Arial" w:cs="Arial"/>
        </w:rPr>
        <w:t>“</w:t>
      </w:r>
      <w:r w:rsidR="0059427E">
        <w:rPr>
          <w:rFonts w:ascii="Arial" w:eastAsia="DengXian" w:hAnsi="Arial" w:cs="Arial"/>
        </w:rPr>
        <w:t>关税变化</w:t>
      </w:r>
      <w:r w:rsidR="0059427E">
        <w:rPr>
          <w:rFonts w:ascii="Arial" w:eastAsia="DengXian" w:hAnsi="Arial" w:cs="Arial"/>
        </w:rPr>
        <w:t>”</w:t>
      </w:r>
      <w:r w:rsidR="00B3320A">
        <w:rPr>
          <w:rFonts w:ascii="Arial" w:eastAsia="DengXian" w:hAnsi="Arial" w:cs="Arial" w:hint="eastAsia"/>
        </w:rPr>
        <w:t xml:space="preserve"> x </w:t>
      </w:r>
      <w:r w:rsidR="000C1737">
        <w:rPr>
          <w:rFonts w:ascii="Arial" w:eastAsia="DengXian" w:hAnsi="Arial" w:cs="Arial" w:hint="eastAsia"/>
        </w:rPr>
        <w:t>“</w:t>
      </w:r>
      <w:r w:rsidR="00B3320A">
        <w:rPr>
          <w:rFonts w:ascii="Arial" w:eastAsia="DengXian" w:hAnsi="Arial" w:cs="Arial" w:hint="eastAsia"/>
        </w:rPr>
        <w:t>高级</w:t>
      </w:r>
      <w:r w:rsidR="000C1737">
        <w:rPr>
          <w:rFonts w:ascii="Arial" w:eastAsia="DengXian" w:hAnsi="Arial" w:cs="Arial" w:hint="eastAsia"/>
        </w:rPr>
        <w:t>”</w:t>
      </w:r>
      <w:r w:rsidR="0059427E">
        <w:rPr>
          <w:rFonts w:ascii="Arial" w:eastAsia="DengXian" w:hAnsi="Arial" w:cs="Arial"/>
        </w:rPr>
        <w:t xml:space="preserve"> x “</w:t>
      </w:r>
      <w:r w:rsidR="0059427E">
        <w:rPr>
          <w:rFonts w:ascii="Arial" w:eastAsia="DengXian" w:hAnsi="Arial" w:cs="Arial"/>
        </w:rPr>
        <w:t>订单分配（</w:t>
      </w:r>
      <w:r w:rsidR="0059427E">
        <w:rPr>
          <w:rFonts w:ascii="Arial" w:eastAsia="DengXian" w:hAnsi="Arial" w:cs="Arial"/>
        </w:rPr>
        <w:t>Order Allocation</w:t>
      </w:r>
      <w:r w:rsidR="0059427E">
        <w:rPr>
          <w:rFonts w:ascii="Arial" w:eastAsia="DengXian" w:hAnsi="Arial" w:cs="Arial"/>
        </w:rPr>
        <w:t>）</w:t>
      </w:r>
      <w:r w:rsidR="0059427E">
        <w:rPr>
          <w:rFonts w:ascii="Arial" w:eastAsia="DengXian" w:hAnsi="Arial" w:cs="Arial"/>
        </w:rPr>
        <w:t>”</w:t>
      </w:r>
      <w:r w:rsidR="00184B21">
        <w:rPr>
          <w:rFonts w:ascii="Arial" w:eastAsia="DengXian" w:hAnsi="Arial" w:cs="Arial" w:hint="eastAsia"/>
        </w:rPr>
        <w:t xml:space="preserve"> x </w:t>
      </w:r>
      <w:r w:rsidR="00184B21">
        <w:rPr>
          <w:rFonts w:ascii="Arial" w:eastAsia="DengXian" w:hAnsi="Arial" w:cs="Arial" w:hint="eastAsia"/>
        </w:rPr>
        <w:t>“</w:t>
      </w:r>
      <w:r w:rsidR="00D154BA">
        <w:rPr>
          <w:rFonts w:ascii="Arial" w:eastAsia="DengXian" w:hAnsi="Arial" w:cs="Arial" w:hint="eastAsia"/>
        </w:rPr>
        <w:t>产能</w:t>
      </w:r>
      <w:r w:rsidR="00184B21">
        <w:rPr>
          <w:rFonts w:ascii="Arial" w:eastAsia="DengXian" w:hAnsi="Arial" w:cs="Arial" w:hint="eastAsia"/>
        </w:rPr>
        <w:t>”</w:t>
      </w:r>
      <w:r w:rsidR="00FC17C5">
        <w:rPr>
          <w:rFonts w:ascii="Arial" w:eastAsia="DengXian" w:hAnsi="Arial" w:cs="Arial" w:hint="eastAsia"/>
        </w:rPr>
        <w:t>，即：在“高级关税变化”时间影响下，应该在订单分配环节针对产能做什么决策动作</w:t>
      </w:r>
      <w:r w:rsidR="00142741">
        <w:rPr>
          <w:rFonts w:ascii="Arial" w:eastAsia="DengXian" w:hAnsi="Arial" w:cs="Arial" w:hint="eastAsia"/>
        </w:rPr>
        <w:t>和处置</w:t>
      </w:r>
      <w:r w:rsidR="00672713">
        <w:rPr>
          <w:rFonts w:ascii="Arial" w:eastAsia="DengXian" w:hAnsi="Arial" w:cs="Arial" w:hint="eastAsia"/>
        </w:rPr>
        <w:t>措施</w:t>
      </w:r>
      <w:r w:rsidR="0059427E">
        <w:rPr>
          <w:rFonts w:ascii="Arial" w:eastAsia="DengXian" w:hAnsi="Arial" w:cs="Arial"/>
        </w:rPr>
        <w:t>）细分</w:t>
      </w:r>
      <w:commentRangeStart w:id="1540"/>
      <w:r w:rsidR="000C1737" w:rsidRPr="00147742">
        <w:rPr>
          <w:rFonts w:ascii="Arial" w:eastAsia="DengXian" w:hAnsi="Arial" w:cs="Arial" w:hint="eastAsia"/>
          <w:b/>
          <w:bCs/>
        </w:rPr>
        <w:t>多维</w:t>
      </w:r>
      <w:r w:rsidR="0059427E" w:rsidRPr="00147742">
        <w:rPr>
          <w:rFonts w:ascii="Arial" w:eastAsia="DengXian" w:hAnsi="Arial" w:cs="Arial"/>
          <w:b/>
          <w:bCs/>
        </w:rPr>
        <w:t>措施</w:t>
      </w:r>
      <w:r w:rsidR="00D57ED3" w:rsidRPr="00147742">
        <w:rPr>
          <w:rFonts w:ascii="Arial" w:eastAsia="DengXian" w:hAnsi="Arial" w:cs="Arial" w:hint="eastAsia"/>
          <w:b/>
          <w:bCs/>
        </w:rPr>
        <w:t>路由</w:t>
      </w:r>
      <w:r w:rsidR="002E2EC2" w:rsidRPr="00147742">
        <w:rPr>
          <w:rFonts w:ascii="Arial" w:eastAsia="DengXian" w:hAnsi="Arial" w:cs="Arial" w:hint="eastAsia"/>
          <w:b/>
          <w:bCs/>
        </w:rPr>
        <w:t>规则</w:t>
      </w:r>
      <w:r w:rsidR="00D57ED3" w:rsidRPr="00147742">
        <w:rPr>
          <w:rFonts w:ascii="Arial" w:eastAsia="DengXian" w:hAnsi="Arial" w:cs="Arial" w:hint="eastAsia"/>
          <w:b/>
          <w:bCs/>
        </w:rPr>
        <w:t>模型</w:t>
      </w:r>
      <w:commentRangeEnd w:id="1540"/>
      <w:r w:rsidR="00454B94">
        <w:rPr>
          <w:rStyle w:val="a8"/>
          <w:rFonts w:ascii="Arial" w:eastAsia="DengXian" w:hAnsi="Arial" w:cs="Arial"/>
          <w:sz w:val="22"/>
          <w:szCs w:val="24"/>
        </w:rPr>
        <w:commentReference w:id="1540"/>
      </w:r>
      <w:r w:rsidR="0059427E">
        <w:rPr>
          <w:rFonts w:ascii="Arial" w:eastAsia="DengXian" w:hAnsi="Arial" w:cs="Arial"/>
        </w:rPr>
        <w:t>，支持自定义新增、编辑、删除措施分类，建立层级化分类体系（一级分类</w:t>
      </w:r>
      <w:r w:rsidR="0059427E">
        <w:rPr>
          <w:rFonts w:ascii="Arial" w:eastAsia="DengXian" w:hAnsi="Arial" w:cs="Arial"/>
        </w:rPr>
        <w:t>→</w:t>
      </w:r>
      <w:r w:rsidR="0059427E">
        <w:rPr>
          <w:rFonts w:ascii="Arial" w:eastAsia="DengXian" w:hAnsi="Arial" w:cs="Arial"/>
        </w:rPr>
        <w:t>二级分类</w:t>
      </w:r>
      <w:r w:rsidR="0059427E">
        <w:rPr>
          <w:rFonts w:ascii="Arial" w:eastAsia="DengXian" w:hAnsi="Arial" w:cs="Arial"/>
        </w:rPr>
        <w:t>→</w:t>
      </w:r>
      <w:r w:rsidR="0059427E">
        <w:rPr>
          <w:rFonts w:ascii="Arial" w:eastAsia="DengXian" w:hAnsi="Arial" w:cs="Arial"/>
        </w:rPr>
        <w:t>具体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措施）。</w:t>
      </w:r>
    </w:p>
    <w:p w14:paraId="58C3B38B" w14:textId="6F50A568" w:rsidR="00474C43" w:rsidRDefault="004303D5" w:rsidP="00980F6C">
      <w:pPr>
        <w:numPr>
          <w:ilvl w:val="0"/>
          <w:numId w:val="17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 w:hint="eastAsia"/>
        </w:rPr>
        <w:lastRenderedPageBreak/>
        <w:t>处置</w:t>
      </w:r>
      <w:r w:rsidR="0059427E">
        <w:rPr>
          <w:rFonts w:ascii="Arial" w:eastAsia="DengXian" w:hAnsi="Arial" w:cs="Arial"/>
        </w:rPr>
        <w:t>措施（路由规则）录入与编辑：支持批量录入、单个新增应对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措施，填写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措施名称、适用场景、操作步骤、责任部门、所需资源、实施时限、预期效果、注意事项等核心信息；支持上传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措施相关附件（如操作手册、模板文件），支持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措施内容修改与版本管理。</w:t>
      </w:r>
    </w:p>
    <w:p w14:paraId="58C3B38C" w14:textId="0A8B1967" w:rsidR="00474C43" w:rsidRDefault="004303D5" w:rsidP="00980F6C">
      <w:pPr>
        <w:numPr>
          <w:ilvl w:val="0"/>
          <w:numId w:val="17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措施路由规则：应对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措施库的核心调度逻辑，核心是基于风险的多维度属性（类型、范围、等级），精准匹配其对企业供应链不同业务节点、不同业务管理域的影响，自动路由至适配的应对</w:t>
      </w:r>
      <w:r>
        <w:rPr>
          <w:rFonts w:ascii="Arial" w:eastAsia="DengXian" w:hAnsi="Arial" w:cs="Arial" w:hint="eastAsia"/>
        </w:rPr>
        <w:t>处置</w:t>
      </w:r>
      <w:r w:rsidR="0059427E">
        <w:rPr>
          <w:rFonts w:ascii="Arial" w:eastAsia="DengXian" w:hAnsi="Arial" w:cs="Arial"/>
        </w:rPr>
        <w:t>措施与管理流程，确保处置</w:t>
      </w:r>
      <w:r w:rsidR="000C1737">
        <w:rPr>
          <w:rFonts w:ascii="Arial" w:eastAsia="DengXian" w:hAnsi="Arial" w:cs="Arial" w:hint="eastAsia"/>
        </w:rPr>
        <w:t>措施</w:t>
      </w:r>
      <w:r w:rsidR="0059427E">
        <w:rPr>
          <w:rFonts w:ascii="Arial" w:eastAsia="DengXian" w:hAnsi="Arial" w:cs="Arial"/>
        </w:rPr>
        <w:t>针对性与高效性，具体详细描述如下，涵盖路由维度、匹配逻辑、场景示例及流程衔接：</w:t>
      </w:r>
    </w:p>
    <w:p w14:paraId="58C3B38D" w14:textId="07ECC0C5" w:rsidR="00474C43" w:rsidRDefault="0059427E" w:rsidP="00980F6C">
      <w:pPr>
        <w:numPr>
          <w:ilvl w:val="0"/>
          <w:numId w:val="18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路由核心维度（触发条件）</w:t>
      </w:r>
      <w:r>
        <w:rPr>
          <w:rFonts w:ascii="Arial" w:eastAsia="DengXian" w:hAnsi="Arial" w:cs="Arial"/>
        </w:rPr>
        <w:t>：路由规则所有维度联动匹配，确保路由精准性，各维度具体说明如下：</w:t>
      </w:r>
    </w:p>
    <w:p w14:paraId="58C3B38E" w14:textId="3F051055" w:rsidR="00474C43" w:rsidRDefault="0059427E" w:rsidP="00147742">
      <w:pPr>
        <w:pStyle w:val="ab"/>
        <w:numPr>
          <w:ilvl w:val="0"/>
          <w:numId w:val="499"/>
        </w:numPr>
        <w:spacing w:before="120" w:after="120" w:line="288" w:lineRule="auto"/>
        <w:ind w:firstLineChars="0"/>
        <w:rPr>
          <w:rFonts w:hint="eastAsia"/>
        </w:rPr>
      </w:pPr>
      <w:r w:rsidRPr="00147742">
        <w:rPr>
          <w:rFonts w:ascii="Arial" w:eastAsia="DengXian" w:hAnsi="Arial" w:cs="Arial"/>
        </w:rPr>
        <w:t>风险类型：对应系统预设的</w:t>
      </w:r>
      <w:r w:rsidRPr="00147742">
        <w:rPr>
          <w:rFonts w:ascii="Arial" w:eastAsia="DengXian" w:hAnsi="Arial" w:cs="Arial"/>
        </w:rPr>
        <w:t>5</w:t>
      </w:r>
      <w:r w:rsidRPr="00147742">
        <w:rPr>
          <w:rFonts w:ascii="Arial" w:eastAsia="DengXian" w:hAnsi="Arial" w:cs="Arial"/>
        </w:rPr>
        <w:t>大核心风险领域（地缘政治、自然灾害与公共卫生、供应链运营、市场与价格、合规与</w:t>
      </w:r>
      <w:r w:rsidRPr="00147742">
        <w:rPr>
          <w:rFonts w:ascii="Arial" w:eastAsia="DengXian" w:hAnsi="Arial" w:cs="Arial"/>
        </w:rPr>
        <w:t>ESG</w:t>
      </w:r>
      <w:r w:rsidRPr="00147742">
        <w:rPr>
          <w:rFonts w:ascii="Arial" w:eastAsia="DengXian" w:hAnsi="Arial" w:cs="Arial"/>
        </w:rPr>
        <w:t>），同时关联细分风险场景（如供应链运营风险下的供应商断供、物流延迟、库存缺货等）；</w:t>
      </w:r>
    </w:p>
    <w:p w14:paraId="58C3B390" w14:textId="77777777" w:rsidR="00474C43" w:rsidRDefault="0059427E" w:rsidP="00147742">
      <w:pPr>
        <w:pStyle w:val="ab"/>
        <w:numPr>
          <w:ilvl w:val="0"/>
          <w:numId w:val="499"/>
        </w:numPr>
        <w:spacing w:before="120" w:after="120" w:line="288" w:lineRule="auto"/>
        <w:ind w:firstLineChars="0"/>
        <w:rPr>
          <w:rFonts w:hint="eastAsia"/>
        </w:rPr>
      </w:pPr>
      <w:r w:rsidRPr="00147742">
        <w:rPr>
          <w:rFonts w:ascii="Arial" w:eastAsia="DengXian" w:hAnsi="Arial" w:cs="Arial"/>
        </w:rPr>
        <w:t>风险等级：基于系统风险分级模型（红</w:t>
      </w:r>
      <w:r w:rsidRPr="00147742">
        <w:rPr>
          <w:rFonts w:ascii="Arial" w:eastAsia="DengXian" w:hAnsi="Arial" w:cs="Arial"/>
        </w:rPr>
        <w:t>/</w:t>
      </w:r>
      <w:r w:rsidRPr="00147742">
        <w:rPr>
          <w:rFonts w:ascii="Arial" w:eastAsia="DengXian" w:hAnsi="Arial" w:cs="Arial"/>
        </w:rPr>
        <w:t>橙</w:t>
      </w:r>
      <w:r w:rsidRPr="00147742">
        <w:rPr>
          <w:rFonts w:ascii="Arial" w:eastAsia="DengXian" w:hAnsi="Arial" w:cs="Arial"/>
        </w:rPr>
        <w:t>/</w:t>
      </w:r>
      <w:r w:rsidRPr="00147742">
        <w:rPr>
          <w:rFonts w:ascii="Arial" w:eastAsia="DengXian" w:hAnsi="Arial" w:cs="Arial"/>
        </w:rPr>
        <w:t>黄</w:t>
      </w:r>
      <w:r w:rsidRPr="00147742">
        <w:rPr>
          <w:rFonts w:ascii="Arial" w:eastAsia="DengXian" w:hAnsi="Arial" w:cs="Arial"/>
        </w:rPr>
        <w:t>/</w:t>
      </w:r>
      <w:r w:rsidRPr="00147742">
        <w:rPr>
          <w:rFonts w:ascii="Arial" w:eastAsia="DengXian" w:hAnsi="Arial" w:cs="Arial"/>
        </w:rPr>
        <w:t>蓝四级），对应不同的处置紧迫性与资源投入优先级；</w:t>
      </w:r>
    </w:p>
    <w:p w14:paraId="58C3B391" w14:textId="3BC62E6C" w:rsidR="00474C43" w:rsidRDefault="0059427E" w:rsidP="00147742">
      <w:pPr>
        <w:pStyle w:val="ab"/>
        <w:numPr>
          <w:ilvl w:val="0"/>
          <w:numId w:val="499"/>
        </w:numPr>
        <w:spacing w:before="120" w:after="120" w:line="288" w:lineRule="auto"/>
        <w:ind w:firstLineChars="0"/>
        <w:rPr>
          <w:rFonts w:hint="eastAsia"/>
        </w:rPr>
      </w:pPr>
      <w:r w:rsidRPr="00147742">
        <w:rPr>
          <w:rFonts w:ascii="Arial" w:eastAsia="DengXian" w:hAnsi="Arial" w:cs="Arial"/>
        </w:rPr>
        <w:t>影响的业务</w:t>
      </w:r>
      <w:r w:rsidR="00B91C17" w:rsidRPr="00147742">
        <w:rPr>
          <w:rFonts w:ascii="Arial" w:eastAsia="DengXian" w:hAnsi="Arial" w:cs="Arial" w:hint="eastAsia"/>
        </w:rPr>
        <w:t>流程</w:t>
      </w:r>
      <w:r w:rsidRPr="00147742">
        <w:rPr>
          <w:rFonts w:ascii="Arial" w:eastAsia="DengXian" w:hAnsi="Arial" w:cs="Arial"/>
        </w:rPr>
        <w:t>节点：明确风险波及的供应链具体节点，包括</w:t>
      </w:r>
      <w:r w:rsidR="00B45B8A">
        <w:rPr>
          <w:rFonts w:ascii="Arial" w:eastAsia="DengXian" w:hAnsi="Arial" w:cs="Arial" w:hint="eastAsia"/>
        </w:rPr>
        <w:t>采购、生产、</w:t>
      </w:r>
      <w:r w:rsidR="00AA784A">
        <w:rPr>
          <w:rFonts w:ascii="Arial" w:eastAsia="DengXian" w:hAnsi="Arial" w:cs="Arial" w:hint="eastAsia"/>
        </w:rPr>
        <w:t>库存</w:t>
      </w:r>
      <w:r w:rsidRPr="00147742">
        <w:rPr>
          <w:rFonts w:ascii="Arial" w:eastAsia="DengXian" w:hAnsi="Arial" w:cs="Arial"/>
        </w:rPr>
        <w:t>、物流</w:t>
      </w:r>
      <w:r w:rsidR="00B45B8A">
        <w:rPr>
          <w:rFonts w:ascii="Arial" w:eastAsia="DengXian" w:hAnsi="Arial" w:cs="Arial" w:hint="eastAsia"/>
        </w:rPr>
        <w:t>履约</w:t>
      </w:r>
      <w:r w:rsidRPr="00147742">
        <w:rPr>
          <w:rFonts w:ascii="Arial" w:eastAsia="DengXian" w:hAnsi="Arial" w:cs="Arial"/>
        </w:rPr>
        <w:t>、</w:t>
      </w:r>
      <w:r w:rsidR="00B45B8A">
        <w:rPr>
          <w:rFonts w:ascii="Arial" w:eastAsia="DengXian" w:hAnsi="Arial" w:cs="Arial" w:hint="eastAsia"/>
        </w:rPr>
        <w:t>订单交付</w:t>
      </w:r>
      <w:r w:rsidRPr="00147742">
        <w:rPr>
          <w:rFonts w:ascii="Arial" w:eastAsia="DengXian" w:hAnsi="Arial" w:cs="Arial"/>
        </w:rPr>
        <w:t>等，支持</w:t>
      </w:r>
      <w:r w:rsidRPr="00147742">
        <w:rPr>
          <w:rFonts w:ascii="Arial" w:eastAsia="DengXian" w:hAnsi="Arial" w:cs="Arial"/>
        </w:rPr>
        <w:t>N</w:t>
      </w:r>
      <w:r w:rsidRPr="00147742">
        <w:rPr>
          <w:rFonts w:ascii="Arial" w:eastAsia="DengXian" w:hAnsi="Arial" w:cs="Arial"/>
        </w:rPr>
        <w:t>级节点穿透匹配</w:t>
      </w:r>
      <w:r w:rsidR="00B45B8A">
        <w:rPr>
          <w:rFonts w:ascii="Arial" w:eastAsia="DengXian" w:hAnsi="Arial" w:cs="Arial" w:hint="eastAsia"/>
        </w:rPr>
        <w:t>，例如</w:t>
      </w:r>
      <w:r w:rsidR="00BA066E">
        <w:rPr>
          <w:rFonts w:ascii="Arial" w:eastAsia="DengXian" w:hAnsi="Arial" w:cs="Arial" w:hint="eastAsia"/>
        </w:rPr>
        <w:t>：</w:t>
      </w:r>
      <w:r w:rsidR="00052FDC">
        <w:rPr>
          <w:rFonts w:ascii="Arial" w:eastAsia="DengXian" w:hAnsi="Arial" w:cs="Arial" w:hint="eastAsia"/>
        </w:rPr>
        <w:t>“订单交付</w:t>
      </w:r>
      <w:r w:rsidR="00052FDC">
        <w:rPr>
          <w:rFonts w:ascii="Arial" w:eastAsia="DengXian" w:hAnsi="Arial" w:cs="Arial" w:hint="eastAsia"/>
        </w:rPr>
        <w:t>-</w:t>
      </w:r>
      <w:r w:rsidR="00052FDC">
        <w:rPr>
          <w:rFonts w:ascii="Arial" w:eastAsia="DengXian" w:hAnsi="Arial" w:cs="Arial" w:hint="eastAsia"/>
        </w:rPr>
        <w:t>订单匹配”</w:t>
      </w:r>
      <w:r w:rsidR="00B34B87">
        <w:rPr>
          <w:rFonts w:ascii="Arial" w:eastAsia="DengXian" w:hAnsi="Arial" w:cs="Arial" w:hint="eastAsia"/>
        </w:rPr>
        <w:t>，或</w:t>
      </w:r>
      <w:r w:rsidR="00052FDC">
        <w:rPr>
          <w:rFonts w:ascii="Arial" w:eastAsia="DengXian" w:hAnsi="Arial" w:cs="Arial" w:hint="eastAsia"/>
        </w:rPr>
        <w:t>“</w:t>
      </w:r>
      <w:r w:rsidR="006D3CAA">
        <w:rPr>
          <w:rFonts w:ascii="Arial" w:eastAsia="DengXian" w:hAnsi="Arial" w:cs="Arial" w:hint="eastAsia"/>
        </w:rPr>
        <w:t>采购</w:t>
      </w:r>
      <w:r w:rsidR="006D3CAA">
        <w:rPr>
          <w:rFonts w:ascii="Arial" w:eastAsia="DengXian" w:hAnsi="Arial" w:cs="Arial" w:hint="eastAsia"/>
        </w:rPr>
        <w:t>-</w:t>
      </w:r>
      <w:r w:rsidR="006D3CAA">
        <w:rPr>
          <w:rFonts w:ascii="Arial" w:eastAsia="DengXian" w:hAnsi="Arial" w:cs="Arial" w:hint="eastAsia"/>
        </w:rPr>
        <w:t>寻源</w:t>
      </w:r>
      <w:r w:rsidR="00052FDC">
        <w:rPr>
          <w:rFonts w:ascii="Arial" w:eastAsia="DengXian" w:hAnsi="Arial" w:cs="Arial" w:hint="eastAsia"/>
        </w:rPr>
        <w:t>”</w:t>
      </w:r>
      <w:r w:rsidR="00435A39">
        <w:rPr>
          <w:rFonts w:ascii="Arial" w:eastAsia="DengXian" w:hAnsi="Arial" w:cs="Arial" w:hint="eastAsia"/>
        </w:rPr>
        <w:t>、“生产</w:t>
      </w:r>
      <w:r w:rsidR="00435A39">
        <w:rPr>
          <w:rFonts w:ascii="Arial" w:eastAsia="DengXian" w:hAnsi="Arial" w:cs="Arial" w:hint="eastAsia"/>
        </w:rPr>
        <w:t>-</w:t>
      </w:r>
      <w:r w:rsidR="000250B5">
        <w:rPr>
          <w:rFonts w:ascii="Arial" w:eastAsia="DengXian" w:hAnsi="Arial" w:cs="Arial" w:hint="eastAsia"/>
        </w:rPr>
        <w:t>替换料</w:t>
      </w:r>
      <w:r w:rsidR="00435A39">
        <w:rPr>
          <w:rFonts w:ascii="Arial" w:eastAsia="DengXian" w:hAnsi="Arial" w:cs="Arial" w:hint="eastAsia"/>
        </w:rPr>
        <w:t>”</w:t>
      </w:r>
      <w:r w:rsidRPr="00147742">
        <w:rPr>
          <w:rFonts w:ascii="Arial" w:eastAsia="DengXian" w:hAnsi="Arial" w:cs="Arial"/>
        </w:rPr>
        <w:t>；</w:t>
      </w:r>
    </w:p>
    <w:p w14:paraId="58C3B392" w14:textId="3F844773" w:rsidR="00474C43" w:rsidRDefault="0059427E" w:rsidP="00147742">
      <w:pPr>
        <w:pStyle w:val="ab"/>
        <w:numPr>
          <w:ilvl w:val="0"/>
          <w:numId w:val="499"/>
        </w:numPr>
        <w:spacing w:before="120" w:after="120" w:line="288" w:lineRule="auto"/>
        <w:ind w:firstLineChars="0"/>
        <w:rPr>
          <w:rFonts w:hint="eastAsia"/>
        </w:rPr>
      </w:pPr>
      <w:r w:rsidRPr="00147742">
        <w:rPr>
          <w:rFonts w:ascii="Arial" w:eastAsia="DengXian" w:hAnsi="Arial" w:cs="Arial"/>
        </w:rPr>
        <w:t>影响的业务</w:t>
      </w:r>
      <w:r w:rsidR="00B91C17" w:rsidRPr="00147742">
        <w:rPr>
          <w:rFonts w:ascii="Arial" w:eastAsia="DengXian" w:hAnsi="Arial" w:cs="Arial" w:hint="eastAsia"/>
        </w:rPr>
        <w:t>对象</w:t>
      </w:r>
      <w:r w:rsidRPr="00147742">
        <w:rPr>
          <w:rFonts w:ascii="Arial" w:eastAsia="DengXian" w:hAnsi="Arial" w:cs="Arial"/>
        </w:rPr>
        <w:t>（传导路径）：匹配到</w:t>
      </w:r>
      <w:r w:rsidR="00B91C17" w:rsidRPr="00147742">
        <w:rPr>
          <w:rFonts w:ascii="Arial" w:eastAsia="DengXian" w:hAnsi="Arial" w:cs="Arial" w:hint="eastAsia"/>
        </w:rPr>
        <w:t>业务流程节点中具体影响和需要决策的业务对象，例如：产能、订单、成品库存、</w:t>
      </w:r>
      <w:r w:rsidR="00B45B8A" w:rsidRPr="00147742">
        <w:rPr>
          <w:rFonts w:ascii="Arial" w:eastAsia="DengXian" w:hAnsi="Arial" w:cs="Arial" w:hint="eastAsia"/>
        </w:rPr>
        <w:t>原材料库存等</w:t>
      </w:r>
      <w:r w:rsidRPr="00147742">
        <w:rPr>
          <w:rFonts w:ascii="Arial" w:eastAsia="DengXian" w:hAnsi="Arial" w:cs="Arial"/>
        </w:rPr>
        <w:t>。</w:t>
      </w:r>
    </w:p>
    <w:p w14:paraId="58C3B393" w14:textId="77777777" w:rsidR="00474C43" w:rsidRDefault="0059427E" w:rsidP="00980F6C">
      <w:pPr>
        <w:numPr>
          <w:ilvl w:val="0"/>
          <w:numId w:val="18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路由匹配逻辑</w:t>
      </w:r>
      <w:r>
        <w:rPr>
          <w:rFonts w:ascii="Arial" w:eastAsia="DengXian" w:hAnsi="Arial" w:cs="Arial"/>
        </w:rPr>
        <w:t>：采用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多维度组合匹配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优先级排序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逻辑，确保路由的准确性与高效性，具体流程为：</w:t>
      </w:r>
    </w:p>
    <w:p w14:paraId="58C3B394" w14:textId="4B09F55C" w:rsidR="00474C43" w:rsidRDefault="0059427E" w:rsidP="00980F6C">
      <w:pPr>
        <w:numPr>
          <w:ilvl w:val="0"/>
          <w:numId w:val="18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风险事件触发后，系统自动提取该风险的核心维度信息；</w:t>
      </w:r>
    </w:p>
    <w:p w14:paraId="58C3B395" w14:textId="77777777" w:rsidR="00474C43" w:rsidRDefault="0059427E" w:rsidP="00980F6C">
      <w:pPr>
        <w:numPr>
          <w:ilvl w:val="0"/>
          <w:numId w:val="18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基于预设的路由规则库，将风险维度与应对措施的标签（预设标签与风险维度一一对应）进行匹配，筛选出所有适配的应对措施；</w:t>
      </w:r>
    </w:p>
    <w:p w14:paraId="58C3B396" w14:textId="5816B3FF" w:rsidR="00474C43" w:rsidRDefault="00C75704" w:rsidP="00980F6C">
      <w:pPr>
        <w:numPr>
          <w:ilvl w:val="0"/>
          <w:numId w:val="18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 w:hint="eastAsia"/>
        </w:rPr>
        <w:t>路由匹配维度优先级：</w:t>
      </w:r>
      <w:r w:rsidR="00437722">
        <w:rPr>
          <w:rFonts w:ascii="Arial" w:eastAsia="DengXian" w:hAnsi="Arial" w:cs="Arial" w:hint="eastAsia"/>
        </w:rPr>
        <w:t>例如</w:t>
      </w:r>
      <w:r w:rsidR="0059427E">
        <w:rPr>
          <w:rFonts w:ascii="Arial" w:eastAsia="DengXian" w:hAnsi="Arial" w:cs="Arial"/>
        </w:rPr>
        <w:t>按</w:t>
      </w:r>
      <w:r w:rsidR="0059427E">
        <w:rPr>
          <w:rFonts w:ascii="Arial" w:eastAsia="DengXian" w:hAnsi="Arial" w:cs="Arial"/>
        </w:rPr>
        <w:t>“</w:t>
      </w:r>
      <w:r w:rsidR="0059427E">
        <w:rPr>
          <w:rFonts w:ascii="Arial" w:eastAsia="DengXian" w:hAnsi="Arial" w:cs="Arial"/>
        </w:rPr>
        <w:t>风险等级优先级＞业务节点重要性＞</w:t>
      </w:r>
      <w:r w:rsidR="00437722">
        <w:rPr>
          <w:rFonts w:ascii="Arial" w:eastAsia="DengXian" w:hAnsi="Arial" w:cs="Arial" w:hint="eastAsia"/>
        </w:rPr>
        <w:t>业务对象</w:t>
      </w:r>
      <w:r w:rsidR="0059427E">
        <w:rPr>
          <w:rFonts w:ascii="Arial" w:eastAsia="DengXian" w:hAnsi="Arial" w:cs="Arial"/>
        </w:rPr>
        <w:t>”</w:t>
      </w:r>
      <w:r w:rsidR="0059427E">
        <w:rPr>
          <w:rFonts w:ascii="Arial" w:eastAsia="DengXian" w:hAnsi="Arial" w:cs="Arial"/>
        </w:rPr>
        <w:t>排序，优先匹配高优先级的应对措施（如红级风险优先匹配紧急处置类措施，核心节点风险优先匹配针对性强的措施）；</w:t>
      </w:r>
    </w:p>
    <w:p w14:paraId="58C3B397" w14:textId="08701D82" w:rsidR="00474C43" w:rsidRDefault="0059427E" w:rsidP="00980F6C">
      <w:pPr>
        <w:numPr>
          <w:ilvl w:val="0"/>
          <w:numId w:val="19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同步匹配对应的管理流程（审批流程、任务分配流程），确保措施落地有对应的流程支撑，形成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风险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措施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流程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的闭环路由。</w:t>
      </w:r>
    </w:p>
    <w:p w14:paraId="58C3B3A0" w14:textId="77777777" w:rsidR="00474C43" w:rsidRDefault="0059427E" w:rsidP="00980F6C">
      <w:pPr>
        <w:numPr>
          <w:ilvl w:val="0"/>
          <w:numId w:val="19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路由规则的灵活配置与适配</w:t>
      </w:r>
      <w:r>
        <w:rPr>
          <w:rFonts w:ascii="Arial" w:eastAsia="DengXian" w:hAnsi="Arial" w:cs="Arial"/>
        </w:rPr>
        <w:t>：</w:t>
      </w:r>
    </w:p>
    <w:p w14:paraId="58C3B3A1" w14:textId="77777777" w:rsidR="00474C43" w:rsidRDefault="0059427E" w:rsidP="00980F6C">
      <w:pPr>
        <w:numPr>
          <w:ilvl w:val="0"/>
          <w:numId w:val="20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规则可自定义：支持系统管理员按企业业务需求，新增、编辑、删除路由规则，可调整维度匹配逻辑、优先级排序、措施与流程的关联关系；</w:t>
      </w:r>
    </w:p>
    <w:p w14:paraId="58C3B3A2" w14:textId="77777777" w:rsidR="00474C43" w:rsidRDefault="0059427E" w:rsidP="00980F6C">
      <w:pPr>
        <w:numPr>
          <w:ilvl w:val="0"/>
          <w:numId w:val="20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动态迭代：基于风险复盘结果，自动优化路由规则（如某类风险多次出现后，调</w:t>
      </w:r>
      <w:r>
        <w:rPr>
          <w:rFonts w:ascii="Arial" w:eastAsia="DengXian" w:hAnsi="Arial" w:cs="Arial"/>
        </w:rPr>
        <w:lastRenderedPageBreak/>
        <w:t>整措施匹配优先级），也可手动触发规则优化；</w:t>
      </w:r>
    </w:p>
    <w:p w14:paraId="58C3B3A3" w14:textId="77777777" w:rsidR="00474C43" w:rsidRDefault="0059427E" w:rsidP="00980F6C">
      <w:pPr>
        <w:numPr>
          <w:ilvl w:val="0"/>
          <w:numId w:val="20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权责适配：路由规则与各业务管理域的权责严格对应，确保措施路由后，有明确的责任部门与责任人承接，避免流程脱节；</w:t>
      </w:r>
    </w:p>
    <w:p w14:paraId="58C3B3A4" w14:textId="77777777" w:rsidR="00474C43" w:rsidRDefault="0059427E" w:rsidP="00980F6C">
      <w:pPr>
        <w:numPr>
          <w:ilvl w:val="0"/>
          <w:numId w:val="20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异常路由处理：当风险维度无法匹配到预设路由规则时，自动路由至风控部，由风控专员手动匹配应对措施与管理流程，同时记录该风险场景，用于后续路由规则优化。</w:t>
      </w:r>
    </w:p>
    <w:p w14:paraId="58C3B3A5" w14:textId="77777777" w:rsidR="00474C43" w:rsidRDefault="0059427E" w:rsidP="00980F6C">
      <w:pPr>
        <w:numPr>
          <w:ilvl w:val="0"/>
          <w:numId w:val="20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路由规则与系统其他模块的衔接</w:t>
      </w:r>
      <w:r>
        <w:rPr>
          <w:rFonts w:ascii="Arial" w:eastAsia="DengXian" w:hAnsi="Arial" w:cs="Arial"/>
        </w:rPr>
        <w:t>：</w:t>
      </w:r>
    </w:p>
    <w:p w14:paraId="58C3B3A6" w14:textId="06C32D30" w:rsidR="00474C43" w:rsidRDefault="0059427E" w:rsidP="00980F6C">
      <w:pPr>
        <w:numPr>
          <w:ilvl w:val="0"/>
          <w:numId w:val="20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与风险分析中心衔接：风险分析完成后，自动</w:t>
      </w:r>
      <w:r w:rsidR="00002FB4">
        <w:rPr>
          <w:rFonts w:ascii="Arial" w:eastAsia="DengXian" w:hAnsi="Arial" w:cs="Arial" w:hint="eastAsia"/>
        </w:rPr>
        <w:t>或人工触发</w:t>
      </w:r>
      <w:r>
        <w:rPr>
          <w:rFonts w:ascii="Arial" w:eastAsia="DengXian" w:hAnsi="Arial" w:cs="Arial"/>
        </w:rPr>
        <w:t>将风险维度同步至路由规则模块，触发措施与流程路由；</w:t>
      </w:r>
    </w:p>
    <w:p w14:paraId="58C3B3A7" w14:textId="77777777" w:rsidR="00474C43" w:rsidRDefault="0059427E" w:rsidP="00980F6C">
      <w:pPr>
        <w:numPr>
          <w:ilvl w:val="0"/>
          <w:numId w:val="20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与应对措施库衔接：路由规则匹配的措施，直接从措施库中调用，支持措施组合与编辑；</w:t>
      </w:r>
    </w:p>
    <w:p w14:paraId="58C3B3A8" w14:textId="77777777" w:rsidR="00474C43" w:rsidRDefault="0059427E" w:rsidP="00980F6C">
      <w:pPr>
        <w:numPr>
          <w:ilvl w:val="0"/>
          <w:numId w:val="20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与任务工单中心衔接：路由确定的应对措施，自动拆解为任务工单，按管理流程分配至对应责任人；</w:t>
      </w:r>
    </w:p>
    <w:p w14:paraId="58C3B3A9" w14:textId="77777777" w:rsidR="00474C43" w:rsidRDefault="0059427E" w:rsidP="00980F6C">
      <w:pPr>
        <w:numPr>
          <w:ilvl w:val="0"/>
          <w:numId w:val="20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与复盘案例库衔接：路由规则的执行效果，同步至复盘模块，用于规则优化与措施迭代。</w:t>
      </w:r>
    </w:p>
    <w:p w14:paraId="58C3B3AA" w14:textId="77777777" w:rsidR="00474C43" w:rsidRDefault="0059427E" w:rsidP="00980F6C">
      <w:pPr>
        <w:numPr>
          <w:ilvl w:val="0"/>
          <w:numId w:val="20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措施标签管理：为每个应对措施添加多维度标签（如风险等级、影响节点、实施难度、成本等级），便于快速检索与匹配；支持标签新增、编辑、删除，实现措施精准定位。</w:t>
      </w:r>
    </w:p>
    <w:p w14:paraId="58C3B3AB" w14:textId="77777777" w:rsidR="00474C43" w:rsidRDefault="0059427E" w:rsidP="00980F6C">
      <w:pPr>
        <w:numPr>
          <w:ilvl w:val="0"/>
          <w:numId w:val="2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措施审核与启用：新增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修改的应对措施需经部门负责人审核通过后，方可启用；未审核、已禁用的措施不可被推荐与使用；支持批量审核与单个审核，审核记录可追溯。</w:t>
      </w:r>
    </w:p>
    <w:p w14:paraId="58C3B3AC" w14:textId="77777777" w:rsidR="00474C43" w:rsidRDefault="0059427E" w:rsidP="00980F6C">
      <w:pPr>
        <w:numPr>
          <w:ilvl w:val="0"/>
          <w:numId w:val="2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措施优化与迭代：基于风险复盘结果、实际实施效果，对现有应对措施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路由规则进行优化升级；标记低效、过时的措施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路由规则，提示用户进行修改或删除；支持查看措施的使用频率、实施效果统计，为措施优化提供数据支撑。</w:t>
      </w:r>
    </w:p>
    <w:p w14:paraId="58C3B3AD" w14:textId="3D9CBF68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42" w:name="heading_66"/>
      <w:r>
        <w:rPr>
          <w:rFonts w:ascii="Arial" w:eastAsia="DengXian" w:hAnsi="Arial" w:cs="Arial"/>
          <w:b/>
          <w:sz w:val="24"/>
        </w:rPr>
        <w:t xml:space="preserve">4.4.2.2 </w:t>
      </w:r>
      <w:r w:rsidR="00096375">
        <w:rPr>
          <w:rFonts w:ascii="Arial" w:eastAsia="DengXian" w:hAnsi="Arial" w:cs="Arial" w:hint="eastAsia"/>
          <w:b/>
          <w:sz w:val="24"/>
        </w:rPr>
        <w:t>应对处置措施</w:t>
      </w:r>
      <w:r>
        <w:rPr>
          <w:rFonts w:ascii="Arial" w:eastAsia="DengXian" w:hAnsi="Arial" w:cs="Arial"/>
          <w:b/>
          <w:sz w:val="24"/>
        </w:rPr>
        <w:t>推荐</w:t>
      </w:r>
      <w:bookmarkEnd w:id="1542"/>
      <w:r w:rsidR="00E26755">
        <w:rPr>
          <w:rFonts w:ascii="Arial" w:eastAsia="DengXian" w:hAnsi="Arial" w:cs="Arial" w:hint="eastAsia"/>
          <w:b/>
          <w:sz w:val="24"/>
        </w:rPr>
        <w:t>方案</w:t>
      </w:r>
    </w:p>
    <w:p w14:paraId="58C3B3AE" w14:textId="38B52815" w:rsidR="00474C43" w:rsidRDefault="0059427E" w:rsidP="00980F6C">
      <w:pPr>
        <w:numPr>
          <w:ilvl w:val="0"/>
          <w:numId w:val="2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推荐逻辑：风险事件触发后，系统基于风险类型、等级、影响范围、关联</w:t>
      </w:r>
      <w:r w:rsidR="00E26755">
        <w:rPr>
          <w:rFonts w:ascii="Arial" w:eastAsia="DengXian" w:hAnsi="Arial" w:cs="Arial" w:hint="eastAsia"/>
        </w:rPr>
        <w:t>业务流程与</w:t>
      </w:r>
      <w:r>
        <w:rPr>
          <w:rFonts w:ascii="Arial" w:eastAsia="DengXian" w:hAnsi="Arial" w:cs="Arial"/>
        </w:rPr>
        <w:t>主体</w:t>
      </w:r>
      <w:r w:rsidR="00E26755">
        <w:rPr>
          <w:rFonts w:ascii="Arial" w:eastAsia="DengXian" w:hAnsi="Arial" w:cs="Arial" w:hint="eastAsia"/>
        </w:rPr>
        <w:t>对象</w:t>
      </w:r>
      <w:r>
        <w:rPr>
          <w:rFonts w:ascii="Arial" w:eastAsia="DengXian" w:hAnsi="Arial" w:cs="Arial"/>
        </w:rPr>
        <w:t>等信息，结合</w:t>
      </w:r>
      <w:r w:rsidR="00E26755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措施路由规则，路由到对应的</w:t>
      </w:r>
      <w:r w:rsidR="00E26755" w:rsidRPr="00E26755">
        <w:rPr>
          <w:rFonts w:ascii="Arial" w:eastAsia="DengXian" w:hAnsi="Arial" w:cs="Arial" w:hint="eastAsia"/>
        </w:rPr>
        <w:t>处置措施推荐方案</w:t>
      </w:r>
      <w:r>
        <w:rPr>
          <w:rFonts w:ascii="Arial" w:eastAsia="DengXian" w:hAnsi="Arial" w:cs="Arial"/>
        </w:rPr>
        <w:t>智能方案</w:t>
      </w:r>
      <w:r w:rsidR="00E26755">
        <w:rPr>
          <w:rFonts w:ascii="Arial" w:eastAsia="DengXian" w:hAnsi="Arial" w:cs="Arial" w:hint="eastAsia"/>
        </w:rPr>
        <w:t>（例如：“订单匹配”、“呆滞库存优化”等）</w:t>
      </w:r>
      <w:r>
        <w:rPr>
          <w:rFonts w:ascii="Arial" w:eastAsia="DengXian" w:hAnsi="Arial" w:cs="Arial"/>
        </w:rPr>
        <w:t>，生成处置方案</w:t>
      </w:r>
      <w:r w:rsidR="00E26755">
        <w:rPr>
          <w:rFonts w:ascii="Arial" w:eastAsia="DengXian" w:hAnsi="Arial" w:cs="Arial" w:hint="eastAsia"/>
        </w:rPr>
        <w:t>结果</w:t>
      </w:r>
      <w:r>
        <w:rPr>
          <w:rFonts w:ascii="Arial" w:eastAsia="DengXian" w:hAnsi="Arial" w:cs="Arial"/>
        </w:rPr>
        <w:t>列表，优先分别推荐长中短各</w:t>
      </w:r>
      <w:r>
        <w:rPr>
          <w:rFonts w:ascii="Arial" w:eastAsia="DengXian" w:hAnsi="Arial" w:cs="Arial"/>
        </w:rPr>
        <w:t>1-3</w:t>
      </w:r>
      <w:r>
        <w:rPr>
          <w:rFonts w:ascii="Arial" w:eastAsia="DengXian" w:hAnsi="Arial" w:cs="Arial"/>
        </w:rPr>
        <w:t>个最优应对措施，并且根据智能方案结果评估标准进行方案之间对比并打分，按打分结果从高到低排序，标注推荐理由（如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该措施曾成功处置同类红级供应商断供风险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14:paraId="58C3B3AF" w14:textId="77777777" w:rsidR="00474C43" w:rsidRDefault="0059427E" w:rsidP="00980F6C">
      <w:pPr>
        <w:numPr>
          <w:ilvl w:val="0"/>
          <w:numId w:val="2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方案组合：（当风险事件路由到多个应对措施时）支持用户从推荐措施中选择单个或多个措施，组合形成个性化应对方案；可调整措施的实施顺序、实施时限、责任分工，满足不同场景的处置需求。</w:t>
      </w:r>
    </w:p>
    <w:p w14:paraId="58C3B3B0" w14:textId="77777777" w:rsidR="00474C43" w:rsidRDefault="0059427E" w:rsidP="00980F6C">
      <w:pPr>
        <w:numPr>
          <w:ilvl w:val="0"/>
          <w:numId w:val="2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方案预览与模拟：支持预览应对方案的完整内容，包括措施组合、实施步骤、资源需求、预期效果；可模拟方案实施后的风险影响变化，对比不同方案的处置效果，辅助选择最优方案。</w:t>
      </w:r>
    </w:p>
    <w:p w14:paraId="58C3B3B1" w14:textId="77777777" w:rsidR="00474C43" w:rsidRPr="00147742" w:rsidRDefault="0059427E" w:rsidP="00980F6C">
      <w:pPr>
        <w:numPr>
          <w:ilvl w:val="0"/>
          <w:numId w:val="2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历史方案复用：支持查询历史应对方案，查看方案的实施效果、复盘结论，可直接复用历史方案或基于历史方案进行修改，提高方案制定效率。</w:t>
      </w:r>
    </w:p>
    <w:p w14:paraId="202C61DA" w14:textId="1EB12CFF" w:rsidR="006D6585" w:rsidRDefault="006D6585" w:rsidP="00980F6C">
      <w:pPr>
        <w:numPr>
          <w:ilvl w:val="0"/>
          <w:numId w:val="2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 w:hint="eastAsia"/>
        </w:rPr>
        <w:t>处置措施方案包含</w:t>
      </w:r>
      <w:r w:rsidR="0083097F">
        <w:rPr>
          <w:rFonts w:ascii="Arial" w:eastAsia="DengXian" w:hAnsi="Arial" w:cs="Arial" w:hint="eastAsia"/>
        </w:rPr>
        <w:t>处置</w:t>
      </w:r>
      <w:r w:rsidR="001532E6">
        <w:rPr>
          <w:rFonts w:ascii="Arial" w:eastAsia="DengXian" w:hAnsi="Arial" w:cs="Arial" w:hint="eastAsia"/>
        </w:rPr>
        <w:t>方案结果和</w:t>
      </w:r>
      <w:r w:rsidR="003452BF">
        <w:rPr>
          <w:rFonts w:ascii="Arial" w:eastAsia="DengXian" w:hAnsi="Arial" w:cs="Arial" w:hint="eastAsia"/>
        </w:rPr>
        <w:t>落地流程，例如：</w:t>
      </w:r>
      <w:r w:rsidR="00273EB3">
        <w:rPr>
          <w:rFonts w:ascii="Arial" w:eastAsia="DengXian" w:hAnsi="Arial" w:cs="Arial" w:hint="eastAsia"/>
        </w:rPr>
        <w:t>路由到转产方案时，应该由主计划专员</w:t>
      </w:r>
      <w:r w:rsidR="001A31B5">
        <w:rPr>
          <w:rFonts w:ascii="Arial" w:eastAsia="DengXian" w:hAnsi="Arial" w:cs="Arial" w:hint="eastAsia"/>
        </w:rPr>
        <w:t>复合</w:t>
      </w:r>
      <w:r w:rsidR="00460005">
        <w:rPr>
          <w:rFonts w:ascii="Arial" w:eastAsia="DengXian" w:hAnsi="Arial" w:cs="Arial" w:hint="eastAsia"/>
        </w:rPr>
        <w:t>方案，</w:t>
      </w:r>
      <w:r w:rsidR="001A31B5">
        <w:rPr>
          <w:rFonts w:ascii="Arial" w:eastAsia="DengXian" w:hAnsi="Arial" w:cs="Arial" w:hint="eastAsia"/>
        </w:rPr>
        <w:t>计划总监审核方案，</w:t>
      </w:r>
      <w:r w:rsidR="00AB0A39">
        <w:rPr>
          <w:rFonts w:ascii="Arial" w:eastAsia="DengXian" w:hAnsi="Arial" w:cs="Arial" w:hint="eastAsia"/>
        </w:rPr>
        <w:t>审核后</w:t>
      </w:r>
      <w:r w:rsidR="00976F9F">
        <w:rPr>
          <w:rFonts w:ascii="Arial" w:eastAsia="DengXian" w:hAnsi="Arial" w:cs="Arial" w:hint="eastAsia"/>
        </w:rPr>
        <w:t>由</w:t>
      </w:r>
      <w:r w:rsidR="00C72C82">
        <w:rPr>
          <w:rFonts w:ascii="Arial" w:eastAsia="DengXian" w:hAnsi="Arial" w:cs="Arial" w:hint="eastAsia"/>
        </w:rPr>
        <w:t>哪方具体怎么执行等，流程引擎记录每个节点执行状态。</w:t>
      </w:r>
    </w:p>
    <w:p w14:paraId="58C3B3B2" w14:textId="77777777" w:rsidR="00474C43" w:rsidRDefault="0059427E" w:rsidP="00980F6C">
      <w:pPr>
        <w:numPr>
          <w:ilvl w:val="0"/>
          <w:numId w:val="2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智能风险应对方案的核心支撑是按业务场景区分的独立算法模块，每个业务场景对应专属算法模块。</w:t>
      </w:r>
    </w:p>
    <w:p w14:paraId="58C3B3B3" w14:textId="77777777" w:rsidR="00474C43" w:rsidRDefault="0059427E" w:rsidP="00980F6C">
      <w:pPr>
        <w:numPr>
          <w:ilvl w:val="0"/>
          <w:numId w:val="2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例如转产方案推荐模块、物流线路变更方案推荐模块、供应商替代方案推荐模块、库存调配方案推荐模块等。</w:t>
      </w:r>
    </w:p>
    <w:p w14:paraId="58C3B3B4" w14:textId="77777777" w:rsidR="00474C43" w:rsidRDefault="0059427E" w:rsidP="00980F6C">
      <w:pPr>
        <w:numPr>
          <w:ilvl w:val="0"/>
          <w:numId w:val="2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各算法模块独立开发、独立部署，具备可插拔特性，系统可根据企业实际业务需求，灵活按需适配、新增、停用、迭代或替换算法模块，无需修改系统核心代码，降低系统迭代与维护成本。</w:t>
      </w:r>
    </w:p>
    <w:p w14:paraId="58C3B3B5" w14:textId="77777777" w:rsidR="00474C43" w:rsidRDefault="0059427E" w:rsidP="00980F6C">
      <w:pPr>
        <w:numPr>
          <w:ilvl w:val="0"/>
          <w:numId w:val="21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同时，所有独立算法模块均需接入措施路由规则配置体系，在路由规则中可直接关联对应算法模块，实现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风险维度匹配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路由关联算法模块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智能生成场景化应对方案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的联动逻辑。</w:t>
      </w:r>
    </w:p>
    <w:p w14:paraId="58C3B3B6" w14:textId="77777777" w:rsidR="00474C43" w:rsidRDefault="0059427E" w:rsidP="00980F6C">
      <w:pPr>
        <w:numPr>
          <w:ilvl w:val="0"/>
          <w:numId w:val="22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算法模块的启用状态、匹配条件可在路由规则中灵活配置，确保路由规则与算法模块的适配性，提升方案推荐的精准度与场景贴合度。</w:t>
      </w:r>
    </w:p>
    <w:p w14:paraId="58C3B3B7" w14:textId="77777777" w:rsidR="00474C43" w:rsidRPr="00147742" w:rsidRDefault="0059427E" w:rsidP="00980F6C">
      <w:pPr>
        <w:numPr>
          <w:ilvl w:val="0"/>
          <w:numId w:val="22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算法模块与主程序之间通过统一的标准接口进行交互。</w:t>
      </w:r>
    </w:p>
    <w:p w14:paraId="09920FB8" w14:textId="77777777" w:rsidR="00A60DF7" w:rsidRDefault="00A60DF7" w:rsidP="00147742">
      <w:pPr>
        <w:spacing w:before="120" w:after="120" w:line="288" w:lineRule="auto"/>
        <w:rPr>
          <w:rFonts w:hint="eastAsia"/>
        </w:rPr>
      </w:pPr>
    </w:p>
    <w:p w14:paraId="58C3B3B8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43" w:name="heading_67"/>
      <w:r>
        <w:rPr>
          <w:rFonts w:ascii="Arial" w:eastAsia="DengXian" w:hAnsi="Arial" w:cs="Arial"/>
          <w:b/>
          <w:sz w:val="24"/>
        </w:rPr>
        <w:t xml:space="preserve">4.4.2.3 </w:t>
      </w:r>
      <w:r>
        <w:rPr>
          <w:rFonts w:ascii="Arial" w:eastAsia="DengXian" w:hAnsi="Arial" w:cs="Arial"/>
          <w:b/>
          <w:sz w:val="24"/>
        </w:rPr>
        <w:t>方案编辑与审批</w:t>
      </w:r>
      <w:bookmarkEnd w:id="1543"/>
    </w:p>
    <w:p w14:paraId="58C3B3B9" w14:textId="77777777" w:rsidR="00474C43" w:rsidRDefault="0059427E" w:rsidP="00980F6C">
      <w:pPr>
        <w:numPr>
          <w:ilvl w:val="0"/>
          <w:numId w:val="22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方案编辑（人工修改）：支持用户手动编辑应对方案，添加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删除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修改应对措施、调整实施细节、补充资源需求、明确责任分工；支持上传方案相关附件（如审批文件、佐证材料），支持方案版本管理，保留修改记录。</w:t>
      </w:r>
    </w:p>
    <w:p w14:paraId="58C3B3BA" w14:textId="77777777" w:rsidR="00474C43" w:rsidRDefault="0059427E" w:rsidP="00980F6C">
      <w:pPr>
        <w:numPr>
          <w:ilvl w:val="0"/>
          <w:numId w:val="22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方案编辑后，需支持重新预览与模拟，支持预览编辑版本与原方案修改偏差，并模拟实施结果和结果偏差比对。</w:t>
      </w:r>
    </w:p>
    <w:p w14:paraId="58C3B3BB" w14:textId="59FE10CB" w:rsidR="00474C43" w:rsidRDefault="0059427E" w:rsidP="00980F6C">
      <w:pPr>
        <w:numPr>
          <w:ilvl w:val="0"/>
          <w:numId w:val="22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审批流程配置：支持按风险等级配置不同的</w:t>
      </w:r>
      <w:r w:rsidR="0098014F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方案审批流程，如蓝级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黄级方案由部门经理审批，橙级方案由供应链总监审批，红级方案由高管审批；支持自定义审批节点、审批人、审批时限，支持加签、转签、驳回操作。</w:t>
      </w:r>
    </w:p>
    <w:p w14:paraId="58C3B3BC" w14:textId="77777777" w:rsidR="00474C43" w:rsidRDefault="0059427E" w:rsidP="00980F6C">
      <w:pPr>
        <w:numPr>
          <w:ilvl w:val="0"/>
          <w:numId w:val="22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审批流转：方案提交审批后，系统自动推送审批通知至相关审批人，审批人可查看方案详情、相关风险信息、历史案例，填写审批意见（同意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驳回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修改后重新提交）；</w:t>
      </w:r>
      <w:r>
        <w:rPr>
          <w:rFonts w:ascii="Arial" w:eastAsia="DengXian" w:hAnsi="Arial" w:cs="Arial"/>
        </w:rPr>
        <w:lastRenderedPageBreak/>
        <w:t>审批过程实时同步，用户可查看审批进度与各节点意见。</w:t>
      </w:r>
    </w:p>
    <w:p w14:paraId="58C3B3BD" w14:textId="485E4579" w:rsidR="00474C43" w:rsidRDefault="0059427E" w:rsidP="00980F6C">
      <w:pPr>
        <w:numPr>
          <w:ilvl w:val="0"/>
          <w:numId w:val="22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审批归档：审批通过的</w:t>
      </w:r>
      <w:r w:rsidR="0098014F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应对方案自动归档，生成方案编号，可随时查询、调用；审批驳回的方案，系统提示驳回原因，用户修改后可重新提交审批；审批记录完整保留，支持追溯。</w:t>
      </w:r>
    </w:p>
    <w:p w14:paraId="58C3B3BE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44" w:name="heading_68"/>
      <w:r>
        <w:rPr>
          <w:rFonts w:ascii="Arial" w:eastAsia="DengXian" w:hAnsi="Arial" w:cs="Arial"/>
          <w:b/>
          <w:sz w:val="24"/>
        </w:rPr>
        <w:t xml:space="preserve">4.4.2.4 </w:t>
      </w:r>
      <w:r>
        <w:rPr>
          <w:rFonts w:ascii="Arial" w:eastAsia="DengXian" w:hAnsi="Arial" w:cs="Arial"/>
          <w:b/>
          <w:sz w:val="24"/>
        </w:rPr>
        <w:t>方案实施跟踪</w:t>
      </w:r>
      <w:bookmarkEnd w:id="1544"/>
    </w:p>
    <w:p w14:paraId="58C3B3BF" w14:textId="04ECB304" w:rsidR="00474C43" w:rsidRDefault="0059427E" w:rsidP="00980F6C">
      <w:pPr>
        <w:numPr>
          <w:ilvl w:val="0"/>
          <w:numId w:val="22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方案关联任务：审批通过的</w:t>
      </w:r>
      <w:bookmarkStart w:id="1545" w:name="OLE_LINK1"/>
      <w:r w:rsidR="0098014F">
        <w:rPr>
          <w:rFonts w:ascii="Arial" w:eastAsia="DengXian" w:hAnsi="Arial" w:cs="Arial" w:hint="eastAsia"/>
        </w:rPr>
        <w:t>处置</w:t>
      </w:r>
      <w:bookmarkEnd w:id="1545"/>
      <w:r>
        <w:rPr>
          <w:rFonts w:ascii="Arial" w:eastAsia="DengXian" w:hAnsi="Arial" w:cs="Arial"/>
        </w:rPr>
        <w:t>应对方案，可自动或手动关联任务工单，将方案中的各项措施拆解为具体任务，分配至对应责任人，明确实施时限与执行标准。</w:t>
      </w:r>
    </w:p>
    <w:p w14:paraId="58C3B3C0" w14:textId="741D6766" w:rsidR="00474C43" w:rsidRDefault="0059427E" w:rsidP="00980F6C">
      <w:pPr>
        <w:numPr>
          <w:ilvl w:val="0"/>
          <w:numId w:val="22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实施进度同步：实时同步</w:t>
      </w:r>
      <w:r w:rsidR="0098014F" w:rsidRPr="0098014F">
        <w:rPr>
          <w:rFonts w:ascii="Arial" w:eastAsia="DengXian" w:hAnsi="Arial" w:cs="Arial" w:hint="eastAsia"/>
        </w:rPr>
        <w:t>处置</w:t>
      </w:r>
      <w:r>
        <w:rPr>
          <w:rFonts w:ascii="Arial" w:eastAsia="DengXian" w:hAnsi="Arial" w:cs="Arial"/>
        </w:rPr>
        <w:t>应对方案的整体实施进度，展示各措施的完成情况、未完成原因、逾期情况；支持用户手动更新方案实施进度，上传实施记录与佐证材料。</w:t>
      </w:r>
    </w:p>
    <w:p w14:paraId="58C3B3C1" w14:textId="77777777" w:rsidR="00474C43" w:rsidRDefault="0059427E" w:rsidP="00980F6C">
      <w:pPr>
        <w:numPr>
          <w:ilvl w:val="0"/>
          <w:numId w:val="22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方案调整：方案实施过程中，若风险发生变化（如风险等级升级、影响范围扩大），支持用户调整应对方案，重新提交审批后生效；调整记录完整保留，明确调整原因、调整内容、调整人。</w:t>
      </w:r>
    </w:p>
    <w:p w14:paraId="58C3B3C2" w14:textId="77777777" w:rsidR="00474C43" w:rsidRDefault="0059427E" w:rsidP="00980F6C">
      <w:pPr>
        <w:numPr>
          <w:ilvl w:val="0"/>
          <w:numId w:val="23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效果评估：方案实施完成后，用户可对方案实施效果进行评估，填写评估分数、评估意见、改进建议；评估结果与方案绑定，为后续方案优化、措施迭代提供支撑。</w:t>
      </w:r>
    </w:p>
    <w:p w14:paraId="58C3B3C3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546" w:name="heading_69"/>
      <w:r>
        <w:rPr>
          <w:rFonts w:ascii="Arial" w:eastAsia="DengXian" w:hAnsi="Arial" w:cs="Arial"/>
          <w:b/>
          <w:sz w:val="30"/>
        </w:rPr>
        <w:t xml:space="preserve">4.5 </w:t>
      </w:r>
      <w:r>
        <w:rPr>
          <w:rFonts w:ascii="Arial" w:eastAsia="DengXian" w:hAnsi="Arial" w:cs="Arial"/>
          <w:b/>
          <w:sz w:val="30"/>
        </w:rPr>
        <w:t>任务工单管理中心</w:t>
      </w:r>
      <w:bookmarkEnd w:id="1546"/>
    </w:p>
    <w:p w14:paraId="58C3B3C4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47" w:name="heading_70"/>
      <w:r>
        <w:rPr>
          <w:rFonts w:ascii="Arial" w:eastAsia="DengXian" w:hAnsi="Arial" w:cs="Arial"/>
          <w:b/>
          <w:sz w:val="28"/>
        </w:rPr>
        <w:t xml:space="preserve">4.5.1 </w:t>
      </w:r>
      <w:r>
        <w:rPr>
          <w:rFonts w:ascii="Arial" w:eastAsia="DengXian" w:hAnsi="Arial" w:cs="Arial"/>
          <w:b/>
          <w:sz w:val="28"/>
        </w:rPr>
        <w:t>功能概述</w:t>
      </w:r>
      <w:bookmarkEnd w:id="1547"/>
    </w:p>
    <w:p w14:paraId="58C3B3C5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现任务工单从生成、分配、执行、追踪、催办、验收至闭环的全流程管理，将应对方案的各项措施转化为可落地、可追溯的具体任务，明确责任分工与执行标准，确保风险处置措施落地见效，实现任务管理闭环。</w:t>
      </w:r>
    </w:p>
    <w:p w14:paraId="58C3B3C6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48" w:name="heading_71"/>
      <w:r>
        <w:rPr>
          <w:rFonts w:ascii="Arial" w:eastAsia="DengXian" w:hAnsi="Arial" w:cs="Arial"/>
          <w:b/>
          <w:sz w:val="28"/>
        </w:rPr>
        <w:t xml:space="preserve">4.5.2 </w:t>
      </w:r>
      <w:r>
        <w:rPr>
          <w:rFonts w:ascii="Arial" w:eastAsia="DengXian" w:hAnsi="Arial" w:cs="Arial"/>
          <w:b/>
          <w:sz w:val="28"/>
        </w:rPr>
        <w:t>详细功能需求</w:t>
      </w:r>
      <w:bookmarkEnd w:id="1548"/>
    </w:p>
    <w:p w14:paraId="58C3B3C7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49" w:name="heading_72"/>
      <w:r>
        <w:rPr>
          <w:rFonts w:ascii="Arial" w:eastAsia="DengXian" w:hAnsi="Arial" w:cs="Arial"/>
          <w:b/>
          <w:sz w:val="24"/>
        </w:rPr>
        <w:t xml:space="preserve">4.5.2.1 </w:t>
      </w:r>
      <w:r>
        <w:rPr>
          <w:rFonts w:ascii="Arial" w:eastAsia="DengXian" w:hAnsi="Arial" w:cs="Arial"/>
          <w:b/>
          <w:sz w:val="24"/>
        </w:rPr>
        <w:t>工单生成</w:t>
      </w:r>
      <w:bookmarkEnd w:id="1549"/>
    </w:p>
    <w:p w14:paraId="58C3B3C8" w14:textId="77777777" w:rsidR="00474C43" w:rsidRDefault="0059427E" w:rsidP="00980F6C">
      <w:pPr>
        <w:numPr>
          <w:ilvl w:val="0"/>
          <w:numId w:val="23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生成：应对方案审批通过后，系统按方案中的措施方案中路由到的具体动作（需在智能应对措施方案中输出）进行拆解，自动生成任务工单，每个措施对应一个或多个工单，自动填充工单信息（工单编号、任务名称、实施内容、责任人、执行时限、执行标准、关联风险、关联方案）。</w:t>
      </w:r>
    </w:p>
    <w:p w14:paraId="58C3B3C9" w14:textId="77777777" w:rsidR="00474C43" w:rsidRDefault="0059427E" w:rsidP="00980F6C">
      <w:pPr>
        <w:numPr>
          <w:ilvl w:val="0"/>
          <w:numId w:val="23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手动生成：支持用户手动创建任务工单，填写工单核心信息，选择关联的风险事件、应对方案、应对措施，支持批量创建工单；手动创建的工单需经部门负责人审核通过后生效。</w:t>
      </w:r>
    </w:p>
    <w:p w14:paraId="58C3B3CA" w14:textId="77777777" w:rsidR="00474C43" w:rsidRDefault="0059427E" w:rsidP="00980F6C">
      <w:pPr>
        <w:numPr>
          <w:ilvl w:val="0"/>
          <w:numId w:val="23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工单编号规则：系统自动生成唯一工单编号，编号规则可自定义（如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任务类型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年份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月份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流水号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），支持按工单类型、部门细分编号前缀，便于识别与查询。</w:t>
      </w:r>
    </w:p>
    <w:p w14:paraId="58C3B3CB" w14:textId="77777777" w:rsidR="00474C43" w:rsidRDefault="0059427E" w:rsidP="00980F6C">
      <w:pPr>
        <w:numPr>
          <w:ilvl w:val="0"/>
          <w:numId w:val="23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工单模板：支持配置多种工单模板（如供应商沟通工单、物流调整工单、合规整</w:t>
      </w:r>
      <w:r>
        <w:rPr>
          <w:rFonts w:ascii="Arial" w:eastAsia="DengXian" w:hAnsi="Arial" w:cs="Arial"/>
        </w:rPr>
        <w:lastRenderedPageBreak/>
        <w:t>改工单），模板中预设固定字段与内容，用户可快速调用模板创建工单，提高创建效率。</w:t>
      </w:r>
    </w:p>
    <w:p w14:paraId="58C3B3CC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50" w:name="heading_73"/>
      <w:r>
        <w:rPr>
          <w:rFonts w:ascii="Arial" w:eastAsia="DengXian" w:hAnsi="Arial" w:cs="Arial"/>
          <w:b/>
          <w:sz w:val="24"/>
        </w:rPr>
        <w:t xml:space="preserve">4.5.2.2 </w:t>
      </w:r>
      <w:r>
        <w:rPr>
          <w:rFonts w:ascii="Arial" w:eastAsia="DengXian" w:hAnsi="Arial" w:cs="Arial"/>
          <w:b/>
          <w:sz w:val="24"/>
        </w:rPr>
        <w:t>工单分配</w:t>
      </w:r>
      <w:bookmarkEnd w:id="1550"/>
    </w:p>
    <w:p w14:paraId="58C3B3CD" w14:textId="77777777" w:rsidR="00474C43" w:rsidRDefault="0059427E" w:rsidP="00980F6C">
      <w:pPr>
        <w:numPr>
          <w:ilvl w:val="0"/>
          <w:numId w:val="23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自动分配：系统根据工单类型、任务内容、责任人职责，自动将工单分配至对应责任人；支持按部门、角色、技能标签分配工单，可配置分配规则（如物流类工单优先分配至物流部相关人员）。</w:t>
      </w:r>
    </w:p>
    <w:p w14:paraId="58C3B3CE" w14:textId="77777777" w:rsidR="00474C43" w:rsidRDefault="0059427E" w:rsidP="00980F6C">
      <w:pPr>
        <w:numPr>
          <w:ilvl w:val="0"/>
          <w:numId w:val="23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手动分配与调整：支持用户手动分配工单，选择责任人、协办人；分配后可根据实际情况，调整责任人、添加协办人、转派工单，转派需填写转派原因，转派记录可追溯。</w:t>
      </w:r>
    </w:p>
    <w:p w14:paraId="58C3B3CF" w14:textId="77777777" w:rsidR="00474C43" w:rsidRDefault="0059427E" w:rsidP="00980F6C">
      <w:pPr>
        <w:numPr>
          <w:ilvl w:val="0"/>
          <w:numId w:val="23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工单认领：支持用户主动认领未分配的工单，认领后系统自动更新工单责任人，发送认领通知；未分配的工单将在对应部门的工单列表中展示，提示相关人员认领。</w:t>
      </w:r>
    </w:p>
    <w:p w14:paraId="58C3B3D0" w14:textId="77777777" w:rsidR="00474C43" w:rsidRDefault="0059427E" w:rsidP="00980F6C">
      <w:pPr>
        <w:numPr>
          <w:ilvl w:val="0"/>
          <w:numId w:val="23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工单优先级：支持为工单设置优先级（紧急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高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低），紧急工单优先分配、优先提醒；优先级可根据实际情况调整，调整后同步通知责任人与相关监督人员。</w:t>
      </w:r>
    </w:p>
    <w:p w14:paraId="58C3B3D1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51" w:name="heading_74"/>
      <w:r>
        <w:rPr>
          <w:rFonts w:ascii="Arial" w:eastAsia="DengXian" w:hAnsi="Arial" w:cs="Arial"/>
          <w:b/>
          <w:sz w:val="24"/>
        </w:rPr>
        <w:t xml:space="preserve">4.5.2.3 </w:t>
      </w:r>
      <w:r>
        <w:rPr>
          <w:rFonts w:ascii="Arial" w:eastAsia="DengXian" w:hAnsi="Arial" w:cs="Arial"/>
          <w:b/>
          <w:sz w:val="24"/>
        </w:rPr>
        <w:t>工单执行与追踪</w:t>
      </w:r>
      <w:bookmarkEnd w:id="1551"/>
    </w:p>
    <w:p w14:paraId="58C3B3D2" w14:textId="77777777" w:rsidR="00474C43" w:rsidRDefault="0059427E" w:rsidP="00980F6C">
      <w:pPr>
        <w:numPr>
          <w:ilvl w:val="0"/>
          <w:numId w:val="23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进度更新：责任人可实时更新工单执行进度（未开始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进行中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已完成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异常），填写进度详情、已完成工作量、剩余工作安排，支持上传现场照片、执行记录等佐证材料，确保进度可追溯。</w:t>
      </w:r>
    </w:p>
    <w:p w14:paraId="58C3B3D3" w14:textId="77777777" w:rsidR="00474C43" w:rsidRDefault="0059427E" w:rsidP="00980F6C">
      <w:pPr>
        <w:numPr>
          <w:ilvl w:val="0"/>
          <w:numId w:val="24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进度追踪：管理人员可实时查看所有工单的执行进度，按工单状态、优先级、责任人筛选，直观展示工单逾期情况、执行卡点；支持穿透查看工单详情、执行记录与佐证材料，及时掌握执行动态。</w:t>
      </w:r>
    </w:p>
    <w:p w14:paraId="58C3B3D4" w14:textId="77777777" w:rsidR="00474C43" w:rsidRDefault="0059427E" w:rsidP="00980F6C">
      <w:pPr>
        <w:numPr>
          <w:ilvl w:val="0"/>
          <w:numId w:val="24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异常上报：工单执行过程中出现无法推进的异常（如资源不足、外部协作受阻），责任人可提交异常上报申请，填写异常描述、影响范围、所需支持、预计恢复时间，同步推送至上级与相关协调人员。</w:t>
      </w:r>
    </w:p>
    <w:p w14:paraId="58C3B3D5" w14:textId="77777777" w:rsidR="00474C43" w:rsidRDefault="0059427E" w:rsidP="00980F6C">
      <w:pPr>
        <w:numPr>
          <w:ilvl w:val="0"/>
          <w:numId w:val="24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异常处理：收到异常上报后，协调人员可分配处理任务、协调资源，跟踪异常解决进度；异常解决后，责任人需更新工单进度，异常处理记录与工单绑定，便于后续追溯与复盘。</w:t>
      </w:r>
    </w:p>
    <w:p w14:paraId="58C3B3D6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52" w:name="heading_75"/>
      <w:r>
        <w:rPr>
          <w:rFonts w:ascii="Arial" w:eastAsia="DengXian" w:hAnsi="Arial" w:cs="Arial"/>
          <w:b/>
          <w:sz w:val="24"/>
        </w:rPr>
        <w:t xml:space="preserve">4.5.2.4 </w:t>
      </w:r>
      <w:r>
        <w:rPr>
          <w:rFonts w:ascii="Arial" w:eastAsia="DengXian" w:hAnsi="Arial" w:cs="Arial"/>
          <w:b/>
          <w:sz w:val="24"/>
        </w:rPr>
        <w:t>工单催办与逾期处理</w:t>
      </w:r>
      <w:bookmarkEnd w:id="1552"/>
    </w:p>
    <w:p w14:paraId="58C3B3D7" w14:textId="77777777" w:rsidR="00474C43" w:rsidRDefault="0059427E" w:rsidP="00980F6C">
      <w:pPr>
        <w:numPr>
          <w:ilvl w:val="0"/>
          <w:numId w:val="24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催办提醒：系统自动设置催办规则，工单到期前</w:t>
      </w:r>
      <w:r>
        <w:rPr>
          <w:rFonts w:ascii="Arial" w:eastAsia="DengXian" w:hAnsi="Arial" w:cs="Arial"/>
        </w:rPr>
        <w:t>24</w:t>
      </w:r>
      <w:r>
        <w:rPr>
          <w:rFonts w:ascii="Arial" w:eastAsia="DengXian" w:hAnsi="Arial" w:cs="Arial"/>
        </w:rPr>
        <w:t>小时向责任人发送首次催办提醒（企业微信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系统站内信）；到期未完成的，每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小时发送一次催办通知，同步推送至责任人直属上级，明确逾期时长与催办次数。</w:t>
      </w:r>
    </w:p>
    <w:p w14:paraId="58C3B3D8" w14:textId="77777777" w:rsidR="00474C43" w:rsidRDefault="0059427E" w:rsidP="00980F6C">
      <w:pPr>
        <w:numPr>
          <w:ilvl w:val="0"/>
          <w:numId w:val="24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逾期升级：工单逾期超过</w:t>
      </w:r>
      <w:r>
        <w:rPr>
          <w:rFonts w:ascii="Arial" w:eastAsia="DengXian" w:hAnsi="Arial" w:cs="Arial"/>
        </w:rPr>
        <w:t>24</w:t>
      </w:r>
      <w:r>
        <w:rPr>
          <w:rFonts w:ascii="Arial" w:eastAsia="DengXian" w:hAnsi="Arial" w:cs="Arial"/>
        </w:rPr>
        <w:t>小时，自动升级至部门负责人督办；逾期超过</w:t>
      </w:r>
      <w:r>
        <w:rPr>
          <w:rFonts w:ascii="Arial" w:eastAsia="DengXian" w:hAnsi="Arial" w:cs="Arial"/>
        </w:rPr>
        <w:t>48</w:t>
      </w:r>
      <w:r>
        <w:rPr>
          <w:rFonts w:ascii="Arial" w:eastAsia="DengXian" w:hAnsi="Arial" w:cs="Arial"/>
        </w:rPr>
        <w:t>小时，升级至供应链总监，升级后发送加急督办通知，明确督办要求与整改时限。</w:t>
      </w:r>
    </w:p>
    <w:p w14:paraId="58C3B3D9" w14:textId="77777777" w:rsidR="00474C43" w:rsidRDefault="0059427E" w:rsidP="00980F6C">
      <w:pPr>
        <w:numPr>
          <w:ilvl w:val="0"/>
          <w:numId w:val="24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逾期说明：责任人需对逾期工单填写逾期说明，明确逾期原因、整改措施、预计完成时间，经上级审核通过后，可调整工单执行时限；逾期说明与工单绑定，作为后</w:t>
      </w:r>
      <w:r>
        <w:rPr>
          <w:rFonts w:ascii="Arial" w:eastAsia="DengXian" w:hAnsi="Arial" w:cs="Arial"/>
        </w:rPr>
        <w:lastRenderedPageBreak/>
        <w:t>续绩效考核与复盘的依据。</w:t>
      </w:r>
    </w:p>
    <w:p w14:paraId="58C3B3DA" w14:textId="77777777" w:rsidR="00474C43" w:rsidRDefault="0059427E" w:rsidP="00980F6C">
      <w:pPr>
        <w:numPr>
          <w:ilvl w:val="0"/>
          <w:numId w:val="24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催办记录：系统完整记录所有催办、升级记录，包括催办时间、催办方式、接收人、催办结果，逾期工单的催办记录保留时间不少于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年，支持查询与导出。</w:t>
      </w:r>
    </w:p>
    <w:p w14:paraId="58C3B3DB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53" w:name="heading_76"/>
      <w:r>
        <w:rPr>
          <w:rFonts w:ascii="Arial" w:eastAsia="DengXian" w:hAnsi="Arial" w:cs="Arial"/>
          <w:b/>
          <w:sz w:val="24"/>
        </w:rPr>
        <w:t xml:space="preserve">4.5.2.5 </w:t>
      </w:r>
      <w:r>
        <w:rPr>
          <w:rFonts w:ascii="Arial" w:eastAsia="DengXian" w:hAnsi="Arial" w:cs="Arial"/>
          <w:b/>
          <w:sz w:val="24"/>
        </w:rPr>
        <w:t>工单验收与闭环</w:t>
      </w:r>
      <w:bookmarkEnd w:id="1553"/>
    </w:p>
    <w:p w14:paraId="58C3B3DC" w14:textId="77777777" w:rsidR="00474C43" w:rsidRDefault="0059427E" w:rsidP="00980F6C">
      <w:pPr>
        <w:numPr>
          <w:ilvl w:val="0"/>
          <w:numId w:val="24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验收发起：责任人完成工单执行后，提交验收申请，填写完成情况、实施效果、佐证材料（如执行报告、成果照片），选择验收人（默认上级或指定验收人员）。</w:t>
      </w:r>
    </w:p>
    <w:p w14:paraId="58C3B3DD" w14:textId="77777777" w:rsidR="00474C43" w:rsidRDefault="0059427E" w:rsidP="00980F6C">
      <w:pPr>
        <w:numPr>
          <w:ilvl w:val="0"/>
          <w:numId w:val="24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验收审核：验收人收到申请后，对照工单执行标准、预期效果，审核执行成果与佐证材料，可提出验收意见（同意验收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驳回整改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重新验收）；驳回整改需明确整改要求与时限，责任人整改后重新提交验收。</w:t>
      </w:r>
    </w:p>
    <w:p w14:paraId="58C3B3DE" w14:textId="77777777" w:rsidR="00474C43" w:rsidRDefault="0059427E" w:rsidP="00980F6C">
      <w:pPr>
        <w:numPr>
          <w:ilvl w:val="0"/>
          <w:numId w:val="24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工单闭环：验收通过后，工单自动标记为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已闭环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，系统记录闭环时间、验收结果、验收意见；闭环工单不可修改，仅可查看详情与相关记录，实现全流程可追溯。</w:t>
      </w:r>
    </w:p>
    <w:p w14:paraId="58C3B3DF" w14:textId="77777777" w:rsidR="00474C43" w:rsidRDefault="0059427E" w:rsidP="00980F6C">
      <w:pPr>
        <w:numPr>
          <w:ilvl w:val="0"/>
          <w:numId w:val="25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验收归档：所有闭环工单自动归档，按工单类型、执行部门、闭环时间分类存储，支持按多条件查询、批量导出，归档数据保留时间不少于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年，满足合规与复盘需求。</w:t>
      </w:r>
    </w:p>
    <w:p w14:paraId="58C3B3E0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54" w:name="heading_77"/>
      <w:r>
        <w:rPr>
          <w:rFonts w:ascii="Arial" w:eastAsia="DengXian" w:hAnsi="Arial" w:cs="Arial"/>
          <w:b/>
          <w:sz w:val="24"/>
        </w:rPr>
        <w:t xml:space="preserve">4.5.2.6 </w:t>
      </w:r>
      <w:r>
        <w:rPr>
          <w:rFonts w:ascii="Arial" w:eastAsia="DengXian" w:hAnsi="Arial" w:cs="Arial"/>
          <w:b/>
          <w:sz w:val="24"/>
        </w:rPr>
        <w:t>工单查询与统计</w:t>
      </w:r>
      <w:bookmarkEnd w:id="1554"/>
    </w:p>
    <w:p w14:paraId="58C3B3E1" w14:textId="77777777" w:rsidR="00474C43" w:rsidRDefault="0059427E" w:rsidP="00980F6C">
      <w:pPr>
        <w:numPr>
          <w:ilvl w:val="0"/>
          <w:numId w:val="25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多条件查询：支持按工单编号、工单类型、执行状态、优先级、责任人、执行时限、关联风险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方案等条件，多维度查询工单记录，支持模糊查询、精准筛选与时间范围筛选。</w:t>
      </w:r>
    </w:p>
    <w:p w14:paraId="58C3B3E2" w14:textId="77777777" w:rsidR="00474C43" w:rsidRDefault="0059427E" w:rsidP="00980F6C">
      <w:pPr>
        <w:numPr>
          <w:ilvl w:val="0"/>
          <w:numId w:val="25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统计分析：自动统计工单数据，包括各类型工单数量、执行完成率、逾期率、平均执行时长、验收通过率等；生成工单统计图表（柱状图、折线图、饼图），直观展示工单执行效率与质量。</w:t>
      </w:r>
    </w:p>
    <w:p w14:paraId="58C3B3E3" w14:textId="77777777" w:rsidR="00474C43" w:rsidRDefault="0059427E" w:rsidP="00980F6C">
      <w:pPr>
        <w:numPr>
          <w:ilvl w:val="0"/>
          <w:numId w:val="25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责任人绩效统计：按责任人统计工单执行数量、完成率、逾期次数、验收通过率，生成个人绩效报表，为绩效考核提供数据支撑；支持按部门统计整体工单执行情况。</w:t>
      </w:r>
    </w:p>
    <w:p w14:paraId="58C3B3E4" w14:textId="77777777" w:rsidR="00474C43" w:rsidRDefault="0059427E" w:rsidP="00980F6C">
      <w:pPr>
        <w:numPr>
          <w:ilvl w:val="0"/>
          <w:numId w:val="25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数据导出与打印：支持将工单查询结果、统计报表导出为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格式，支持批量导出；支持单个工单详情打印，满足线下归档与汇报需求。</w:t>
      </w:r>
    </w:p>
    <w:p w14:paraId="58C3B3E5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55" w:name="heading_78"/>
      <w:r>
        <w:rPr>
          <w:rFonts w:ascii="Arial" w:eastAsia="DengXian" w:hAnsi="Arial" w:cs="Arial"/>
          <w:b/>
          <w:sz w:val="28"/>
        </w:rPr>
        <w:t xml:space="preserve">4.5.3 </w:t>
      </w:r>
      <w:r>
        <w:rPr>
          <w:rFonts w:ascii="Arial" w:eastAsia="DengXian" w:hAnsi="Arial" w:cs="Arial"/>
          <w:b/>
          <w:sz w:val="28"/>
        </w:rPr>
        <w:t>任务工单管理中心适配性说明</w:t>
      </w:r>
      <w:bookmarkEnd w:id="1555"/>
    </w:p>
    <w:p w14:paraId="58C3B3E6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若客户侧技术中台中已部署通用工作流引擎，本产品将优先适配并集成该工作流引擎能力，不再单独开发内置工作流模块。</w:t>
      </w:r>
    </w:p>
    <w:p w14:paraId="58C3B3E7" w14:textId="77777777" w:rsidR="00474C43" w:rsidRDefault="0059427E" w:rsidP="00980F6C">
      <w:pPr>
        <w:numPr>
          <w:ilvl w:val="0"/>
          <w:numId w:val="25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本产品所有涉及工作流相关的配置任务（如审批流程配置、工单流转规则配置等），均依赖客户侧已有的工作流引擎完成</w:t>
      </w:r>
      <w:r>
        <w:rPr>
          <w:rFonts w:ascii="Arial" w:eastAsia="DengXian" w:hAnsi="Arial" w:cs="Arial"/>
        </w:rPr>
        <w:t>.</w:t>
      </w:r>
    </w:p>
    <w:p w14:paraId="58C3B3E8" w14:textId="77777777" w:rsidR="00474C43" w:rsidRDefault="0059427E" w:rsidP="00980F6C">
      <w:pPr>
        <w:numPr>
          <w:ilvl w:val="0"/>
          <w:numId w:val="25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产品仅通过标准化接口与客户侧工作流引擎进行集成和交互，实现数据同步、操作联动，确保与客户侧技术中台生态兼容，减少重复开发与系统冗余。</w:t>
      </w:r>
    </w:p>
    <w:p w14:paraId="58C3B3E9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556" w:name="heading_79"/>
      <w:r>
        <w:rPr>
          <w:rFonts w:ascii="Arial" w:eastAsia="DengXian" w:hAnsi="Arial" w:cs="Arial"/>
          <w:b/>
          <w:sz w:val="30"/>
        </w:rPr>
        <w:lastRenderedPageBreak/>
        <w:t xml:space="preserve">4.6 </w:t>
      </w:r>
      <w:r>
        <w:rPr>
          <w:rFonts w:ascii="Arial" w:eastAsia="DengXian" w:hAnsi="Arial" w:cs="Arial"/>
          <w:b/>
          <w:sz w:val="30"/>
        </w:rPr>
        <w:t>风险复盘与案例库管理中心</w:t>
      </w:r>
      <w:bookmarkEnd w:id="1556"/>
    </w:p>
    <w:p w14:paraId="58C3B3EA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57" w:name="heading_80"/>
      <w:r>
        <w:rPr>
          <w:rFonts w:ascii="Arial" w:eastAsia="DengXian" w:hAnsi="Arial" w:cs="Arial"/>
          <w:b/>
          <w:sz w:val="28"/>
        </w:rPr>
        <w:t xml:space="preserve">4.6.1 </w:t>
      </w:r>
      <w:r>
        <w:rPr>
          <w:rFonts w:ascii="Arial" w:eastAsia="DengXian" w:hAnsi="Arial" w:cs="Arial"/>
          <w:b/>
          <w:sz w:val="28"/>
        </w:rPr>
        <w:t>功能概述</w:t>
      </w:r>
      <w:bookmarkEnd w:id="1557"/>
    </w:p>
    <w:p w14:paraId="58C3B3EB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实现风险事件的全流程复盘管理，总结风险处置经验与不足，将复盘结果转化为知识沉淀，构建企业专属风险案例库，为后续风险识别、预警、应对提供参考，持续优化风险管控体系与模型。</w:t>
      </w:r>
    </w:p>
    <w:p w14:paraId="58C3B3EC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58" w:name="heading_81"/>
      <w:r>
        <w:rPr>
          <w:rFonts w:ascii="Arial" w:eastAsia="DengXian" w:hAnsi="Arial" w:cs="Arial"/>
          <w:b/>
          <w:sz w:val="28"/>
        </w:rPr>
        <w:t xml:space="preserve">4.6.2 </w:t>
      </w:r>
      <w:r>
        <w:rPr>
          <w:rFonts w:ascii="Arial" w:eastAsia="DengXian" w:hAnsi="Arial" w:cs="Arial"/>
          <w:b/>
          <w:sz w:val="28"/>
        </w:rPr>
        <w:t>详细功能需求</w:t>
      </w:r>
      <w:bookmarkEnd w:id="1558"/>
    </w:p>
    <w:p w14:paraId="58C3B3ED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59" w:name="heading_82"/>
      <w:r>
        <w:rPr>
          <w:rFonts w:ascii="Arial" w:eastAsia="DengXian" w:hAnsi="Arial" w:cs="Arial"/>
          <w:b/>
          <w:sz w:val="24"/>
        </w:rPr>
        <w:t xml:space="preserve">4.6.2.1 </w:t>
      </w:r>
      <w:r>
        <w:rPr>
          <w:rFonts w:ascii="Arial" w:eastAsia="DengXian" w:hAnsi="Arial" w:cs="Arial"/>
          <w:b/>
          <w:sz w:val="24"/>
        </w:rPr>
        <w:t>复盘内容填写与审核</w:t>
      </w:r>
      <w:bookmarkEnd w:id="1559"/>
    </w:p>
    <w:p w14:paraId="58C3B3EE" w14:textId="77777777" w:rsidR="00474C43" w:rsidRDefault="0059427E" w:rsidP="00980F6C">
      <w:pPr>
        <w:numPr>
          <w:ilvl w:val="0"/>
          <w:numId w:val="25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复盘内容模板：系统提供标准化复盘模板，包含风险背景（事件描述、发生时间、影响范围）、原因分析（根本原因、直接原因）、处置过程（应对措施、执行情况、资源投入）、效果评估（处置成效、未达预期之处）等核心模块。</w:t>
      </w:r>
    </w:p>
    <w:p w14:paraId="58C3B3EF" w14:textId="77777777" w:rsidR="00474C43" w:rsidRDefault="0059427E" w:rsidP="00980F6C">
      <w:pPr>
        <w:numPr>
          <w:ilvl w:val="0"/>
          <w:numId w:val="25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协同填写：复盘成员可协同填写复盘内容，各自负责对应模块，支持实时编辑、修改、评论，发起者可统一汇总、审核复盘内容，确保复盘全面、准确。</w:t>
      </w:r>
    </w:p>
    <w:p w14:paraId="58C3B3F0" w14:textId="77777777" w:rsidR="00474C43" w:rsidRDefault="0059427E" w:rsidP="00980F6C">
      <w:pPr>
        <w:numPr>
          <w:ilvl w:val="0"/>
          <w:numId w:val="25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复盘审核：复盘内容填写完成后，提交部门负责人审核，审核通过后归档至案例库；审核不通过则退回修改，明确修改意见，修改后重新提交审核，审核记录可追溯。</w:t>
      </w:r>
    </w:p>
    <w:p w14:paraId="58C3B3F1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60" w:name="heading_83"/>
      <w:r>
        <w:rPr>
          <w:rFonts w:ascii="Arial" w:eastAsia="DengXian" w:hAnsi="Arial" w:cs="Arial"/>
          <w:b/>
          <w:sz w:val="24"/>
        </w:rPr>
        <w:t xml:space="preserve">4.6.2.3 </w:t>
      </w:r>
      <w:r>
        <w:rPr>
          <w:rFonts w:ascii="Arial" w:eastAsia="DengXian" w:hAnsi="Arial" w:cs="Arial"/>
          <w:b/>
          <w:sz w:val="24"/>
        </w:rPr>
        <w:t>案例库管理</w:t>
      </w:r>
      <w:bookmarkEnd w:id="1560"/>
    </w:p>
    <w:p w14:paraId="58C3B3F2" w14:textId="77777777" w:rsidR="00474C43" w:rsidRDefault="0059427E" w:rsidP="00980F6C">
      <w:pPr>
        <w:numPr>
          <w:ilvl w:val="0"/>
          <w:numId w:val="26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案例分类：按风险类型、风险等级、影响领域、处置效果等维度，对复盘案例进行分类管理，支持自定义案例分类，建立层级化分类体系，便于快速检索。</w:t>
      </w:r>
    </w:p>
    <w:p w14:paraId="58C3B3F3" w14:textId="77777777" w:rsidR="00474C43" w:rsidRDefault="0059427E" w:rsidP="00980F6C">
      <w:pPr>
        <w:numPr>
          <w:ilvl w:val="0"/>
          <w:numId w:val="26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案例标签：为每个案例添加多维度标签（如风险场景、应对措施类型、处置难点、改进方向），支持标签新增、编辑、删除，实现案例精准定位与匹配。</w:t>
      </w:r>
    </w:p>
    <w:p w14:paraId="58C3B3F4" w14:textId="77777777" w:rsidR="00474C43" w:rsidRDefault="0059427E" w:rsidP="00980F6C">
      <w:pPr>
        <w:numPr>
          <w:ilvl w:val="0"/>
          <w:numId w:val="26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案例查询与查看：支持按案例名称、风险类型、标签、发生时间等条件查询案例，查看案例完整复盘内容、处置过程、改进建议；支持案例收藏，便于后续快速调用参考。</w:t>
      </w:r>
    </w:p>
    <w:p w14:paraId="58C3B3F5" w14:textId="77777777" w:rsidR="00474C43" w:rsidRDefault="0059427E" w:rsidP="00980F6C">
      <w:pPr>
        <w:numPr>
          <w:ilvl w:val="0"/>
          <w:numId w:val="26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案例更新与迭代：基于新的风险事件与复盘结果，可对现有案例进行更新、补充，标记过时案例，提示用户进行优化；支持案例版本管理，保留修改记录，确保案例时效性。</w:t>
      </w:r>
    </w:p>
    <w:p w14:paraId="58C3B3F6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61" w:name="heading_84"/>
      <w:r>
        <w:rPr>
          <w:rFonts w:ascii="Arial" w:eastAsia="DengXian" w:hAnsi="Arial" w:cs="Arial"/>
          <w:b/>
          <w:sz w:val="24"/>
        </w:rPr>
        <w:t xml:space="preserve">4.6.2.4 </w:t>
      </w:r>
      <w:r>
        <w:rPr>
          <w:rFonts w:ascii="Arial" w:eastAsia="DengXian" w:hAnsi="Arial" w:cs="Arial"/>
          <w:b/>
          <w:sz w:val="24"/>
        </w:rPr>
        <w:t>复盘成果应用</w:t>
      </w:r>
      <w:bookmarkEnd w:id="1561"/>
    </w:p>
    <w:p w14:paraId="58C3B3F7" w14:textId="77777777" w:rsidR="00474C43" w:rsidRDefault="0059427E" w:rsidP="00980F6C">
      <w:pPr>
        <w:numPr>
          <w:ilvl w:val="0"/>
          <w:numId w:val="26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规则优化：根据复盘结果，自动提示用户优化预警规则、风险阈值、分类分级标准，支持一键跳转至对应配置页面，快速完成规则迭代。</w:t>
      </w:r>
    </w:p>
    <w:p w14:paraId="58C3B3F8" w14:textId="77777777" w:rsidR="00474C43" w:rsidRDefault="0059427E" w:rsidP="00980F6C">
      <w:pPr>
        <w:numPr>
          <w:ilvl w:val="0"/>
          <w:numId w:val="26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措施迭代：将复盘总结的有效应对措施补充至应对措施库，由风险管理员操作优化现有措施的操作步骤、资源需求等内容；标记低效措施，提示用户进行修改或删除。</w:t>
      </w:r>
    </w:p>
    <w:p w14:paraId="58C3B3F9" w14:textId="77777777" w:rsidR="00474C43" w:rsidRDefault="0059427E" w:rsidP="00980F6C">
      <w:pPr>
        <w:numPr>
          <w:ilvl w:val="0"/>
          <w:numId w:val="26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模型优化：复盘结果可作为知识库内容，用于迭代优化风险识别、分级、影响分析的准确性，提升系统智能分析能力。</w:t>
      </w:r>
    </w:p>
    <w:p w14:paraId="58C3B3FA" w14:textId="77777777" w:rsidR="00474C43" w:rsidRDefault="0059427E" w:rsidP="00980F6C">
      <w:pPr>
        <w:numPr>
          <w:ilvl w:val="0"/>
          <w:numId w:val="26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培训素材：案例库中的案例可作为员工培训素材，支持导出案例，帮助员工积累风险处置经验，提升风控能力。</w:t>
      </w:r>
    </w:p>
    <w:p w14:paraId="58C3B3FB" w14:textId="77777777" w:rsidR="00474C43" w:rsidRDefault="0059427E">
      <w:pPr>
        <w:spacing w:before="300" w:after="120" w:line="288" w:lineRule="auto"/>
        <w:outlineLvl w:val="2"/>
        <w:rPr>
          <w:rFonts w:hint="eastAsia"/>
        </w:rPr>
      </w:pPr>
      <w:bookmarkStart w:id="1562" w:name="heading_85"/>
      <w:r>
        <w:rPr>
          <w:rFonts w:ascii="Arial" w:eastAsia="DengXian" w:hAnsi="Arial" w:cs="Arial"/>
          <w:b/>
          <w:sz w:val="30"/>
        </w:rPr>
        <w:t xml:space="preserve">4.7 </w:t>
      </w:r>
      <w:r>
        <w:rPr>
          <w:rFonts w:ascii="Arial" w:eastAsia="DengXian" w:hAnsi="Arial" w:cs="Arial"/>
          <w:b/>
          <w:sz w:val="30"/>
        </w:rPr>
        <w:t>系统管理中心</w:t>
      </w:r>
      <w:bookmarkEnd w:id="1562"/>
    </w:p>
    <w:p w14:paraId="58C3B3FC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63" w:name="heading_86"/>
      <w:r>
        <w:rPr>
          <w:rFonts w:ascii="Arial" w:eastAsia="DengXian" w:hAnsi="Arial" w:cs="Arial"/>
          <w:b/>
          <w:sz w:val="28"/>
        </w:rPr>
        <w:t xml:space="preserve">4.7.1 </w:t>
      </w:r>
      <w:r>
        <w:rPr>
          <w:rFonts w:ascii="Arial" w:eastAsia="DengXian" w:hAnsi="Arial" w:cs="Arial"/>
          <w:b/>
          <w:sz w:val="28"/>
        </w:rPr>
        <w:t>功能概述</w:t>
      </w:r>
      <w:bookmarkEnd w:id="1563"/>
    </w:p>
    <w:p w14:paraId="58C3B3FD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作为系统的基础支撑模块，实现用户、角色、权限、参数、日志等核心管理功能，保障系统安全、稳定、高效运行，支持系统灵活适配企业业务需求，满足合规与运维要求。</w:t>
      </w:r>
    </w:p>
    <w:p w14:paraId="58C3B3FE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564" w:name="heading_87"/>
      <w:r>
        <w:rPr>
          <w:rFonts w:ascii="Arial" w:eastAsia="DengXian" w:hAnsi="Arial" w:cs="Arial"/>
          <w:b/>
          <w:sz w:val="28"/>
        </w:rPr>
        <w:t xml:space="preserve">4.7.2 </w:t>
      </w:r>
      <w:r>
        <w:rPr>
          <w:rFonts w:ascii="Arial" w:eastAsia="DengXian" w:hAnsi="Arial" w:cs="Arial"/>
          <w:b/>
          <w:sz w:val="28"/>
        </w:rPr>
        <w:t>详细功能需求</w:t>
      </w:r>
      <w:bookmarkEnd w:id="1564"/>
    </w:p>
    <w:p w14:paraId="58C3B3FF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65" w:name="heading_88"/>
      <w:r>
        <w:rPr>
          <w:rFonts w:ascii="Arial" w:eastAsia="DengXian" w:hAnsi="Arial" w:cs="Arial"/>
          <w:b/>
          <w:sz w:val="24"/>
        </w:rPr>
        <w:t xml:space="preserve">4.7.2.1 </w:t>
      </w:r>
      <w:r>
        <w:rPr>
          <w:rFonts w:ascii="Arial" w:eastAsia="DengXian" w:hAnsi="Arial" w:cs="Arial"/>
          <w:b/>
          <w:sz w:val="24"/>
        </w:rPr>
        <w:t>用户与角色管理</w:t>
      </w:r>
      <w:bookmarkEnd w:id="1565"/>
    </w:p>
    <w:p w14:paraId="58C3B400" w14:textId="77777777" w:rsidR="00474C43" w:rsidRDefault="0059427E" w:rsidP="00980F6C">
      <w:pPr>
        <w:numPr>
          <w:ilvl w:val="0"/>
          <w:numId w:val="26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用户管理：支持新增、编辑、停用、删除系统用户，填写用户基本信息（姓名、部门、岗位、联系方式）、登录账号与密码，支持密码重置、账号锁定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解锁；支持批量导入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导出用户信息，提高管理效率。</w:t>
      </w:r>
    </w:p>
    <w:p w14:paraId="58C3B401" w14:textId="77777777" w:rsidR="00474C43" w:rsidRDefault="0059427E" w:rsidP="00980F6C">
      <w:pPr>
        <w:numPr>
          <w:ilvl w:val="0"/>
          <w:numId w:val="26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角色管理：支持自定义角色，按用户职责配置角色权限（如风控专员、部门经理、系统管理员），支持角色新增、编辑、删除、复制；预设系统常用角色（如前文</w:t>
      </w:r>
      <w:r>
        <w:rPr>
          <w:rFonts w:ascii="Arial" w:eastAsia="DengXian" w:hAnsi="Arial" w:cs="Arial"/>
        </w:rPr>
        <w:t>2.3</w:t>
      </w:r>
      <w:r>
        <w:rPr>
          <w:rFonts w:ascii="Arial" w:eastAsia="DengXian" w:hAnsi="Arial" w:cs="Arial"/>
        </w:rPr>
        <w:t>核心用户与角色权限中定义的角色），支持按需修改。</w:t>
      </w:r>
    </w:p>
    <w:p w14:paraId="58C3B402" w14:textId="77777777" w:rsidR="00474C43" w:rsidRDefault="0059427E" w:rsidP="00980F6C">
      <w:pPr>
        <w:numPr>
          <w:ilvl w:val="0"/>
          <w:numId w:val="27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权限分配：支持将用户关联至对应角色，实现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角色赋权、用户关联角色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的权限管理模式；支持精细化权限控制，可按模块、功能、数据范围（如部门、供应商）分配权限，确保用户仅能访问与操作权限范围内的内容。</w:t>
      </w:r>
    </w:p>
    <w:p w14:paraId="58C3B403" w14:textId="77777777" w:rsidR="00474C43" w:rsidRDefault="0059427E" w:rsidP="00980F6C">
      <w:pPr>
        <w:numPr>
          <w:ilvl w:val="0"/>
          <w:numId w:val="27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权限审计：定期自动生成权限审计报告，展示用户、角色、权限的对应关系；支持手动发起权限审计，导出审计报告。</w:t>
      </w:r>
    </w:p>
    <w:p w14:paraId="58C3B404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66" w:name="heading_89"/>
      <w:r>
        <w:rPr>
          <w:rFonts w:ascii="Arial" w:eastAsia="DengXian" w:hAnsi="Arial" w:cs="Arial"/>
          <w:b/>
          <w:sz w:val="24"/>
        </w:rPr>
        <w:t xml:space="preserve">4.7.2.2 </w:t>
      </w:r>
      <w:r>
        <w:rPr>
          <w:rFonts w:ascii="Arial" w:eastAsia="DengXian" w:hAnsi="Arial" w:cs="Arial"/>
          <w:b/>
          <w:sz w:val="24"/>
        </w:rPr>
        <w:t>参数配置管理</w:t>
      </w:r>
      <w:bookmarkEnd w:id="1566"/>
    </w:p>
    <w:p w14:paraId="58C3B405" w14:textId="77777777" w:rsidR="00474C43" w:rsidRDefault="0059427E" w:rsidP="00980F6C">
      <w:pPr>
        <w:numPr>
          <w:ilvl w:val="0"/>
          <w:numId w:val="27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系统参数配置：支持配置全局系统参数，包括数据保留时间（如采集日志保留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年、工单归档保留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年）、预警规则参数（如预警升级时限、催办间隔）、推送参数（如推送渠道优先级、静默时段）、界面显示参数（如首页展示模块、图表样式），支持参数批量修改与保存，修改后需重新登录生效。</w:t>
      </w:r>
    </w:p>
    <w:p w14:paraId="58C3B406" w14:textId="77777777" w:rsidR="00474C43" w:rsidRDefault="0059427E" w:rsidP="00980F6C">
      <w:pPr>
        <w:numPr>
          <w:ilvl w:val="0"/>
          <w:numId w:val="27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风险分析权重矩阵（可配置）</w:t>
      </w:r>
    </w:p>
    <w:p w14:paraId="58C3B407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为量化风险等级计算结果，确保分级精准可控，系统内置可配置的风险分析权重矩阵，分配对应权重，通过加权求和得出最终风险等级，权重可按企业业务特性灵活调整。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915"/>
        <w:gridCol w:w="915"/>
        <w:gridCol w:w="2295"/>
        <w:gridCol w:w="2760"/>
      </w:tblGrid>
      <w:tr w:rsidR="00474C43" w14:paraId="58C3B40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0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分级维度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0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子维度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0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默认权重占比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0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评分范围（</w:t>
            </w: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0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评分说明</w:t>
            </w:r>
          </w:p>
        </w:tc>
      </w:tr>
      <w:tr w:rsidR="00474C43" w14:paraId="58C3B414" w14:textId="77777777"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0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内在严重性</w:t>
            </w:r>
          </w:p>
          <w:p w14:paraId="58C3B40F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0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30%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分（</w:t>
            </w:r>
            <w:r>
              <w:rPr>
                <w:rFonts w:ascii="Arial" w:eastAsia="DengXian" w:hAnsi="Arial" w:cs="Arial"/>
              </w:rPr>
              <w:t>1=</w:t>
            </w:r>
            <w:r>
              <w:rPr>
                <w:rFonts w:ascii="Arial" w:eastAsia="DengXian" w:hAnsi="Arial" w:cs="Arial"/>
              </w:rPr>
              <w:t>轻度，</w:t>
            </w:r>
            <w:r>
              <w:rPr>
                <w:rFonts w:ascii="Arial" w:eastAsia="DengXian" w:hAnsi="Arial" w:cs="Arial"/>
              </w:rPr>
              <w:t>10=</w:t>
            </w:r>
            <w:r>
              <w:rPr>
                <w:rFonts w:ascii="Arial" w:eastAsia="DengXian" w:hAnsi="Arial" w:cs="Arial"/>
              </w:rPr>
              <w:t>灾难级）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结合强度等级、影响范围、持续时间、破坏深度综合评分，对应前文分级示例</w:t>
            </w:r>
          </w:p>
        </w:tc>
      </w:tr>
      <w:tr w:rsidR="00474C43" w14:paraId="58C3B41A" w14:textId="77777777">
        <w:tc>
          <w:tcPr>
            <w:tcW w:w="13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5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7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8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9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474C43" w14:paraId="58C3B42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发生概率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C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E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分（</w:t>
            </w:r>
            <w:r>
              <w:rPr>
                <w:rFonts w:ascii="Arial" w:eastAsia="DengXian" w:hAnsi="Arial" w:cs="Arial"/>
              </w:rPr>
              <w:t>1=</w:t>
            </w:r>
            <w:r>
              <w:rPr>
                <w:rFonts w:ascii="Arial" w:eastAsia="DengXian" w:hAnsi="Arial" w:cs="Arial"/>
              </w:rPr>
              <w:t>低概率，</w:t>
            </w:r>
            <w:r>
              <w:rPr>
                <w:rFonts w:ascii="Arial" w:eastAsia="DengXian" w:hAnsi="Arial" w:cs="Arial"/>
              </w:rPr>
              <w:t>10=</w:t>
            </w:r>
            <w:r>
              <w:rPr>
                <w:rFonts w:ascii="Arial" w:eastAsia="DengXian" w:hAnsi="Arial" w:cs="Arial"/>
              </w:rPr>
              <w:t>高概率）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1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低概率（</w:t>
            </w:r>
            <w:r>
              <w:rPr>
                <w:rFonts w:ascii="Arial" w:eastAsia="DengXian" w:hAnsi="Arial" w:cs="Arial"/>
              </w:rPr>
              <w:t>≤30%</w:t>
            </w:r>
            <w:r>
              <w:rPr>
                <w:rFonts w:ascii="Arial" w:eastAsia="DengXian" w:hAnsi="Arial" w:cs="Arial"/>
              </w:rPr>
              <w:t>）</w:t>
            </w:r>
            <w:r>
              <w:rPr>
                <w:rFonts w:ascii="Arial" w:eastAsia="DengXian" w:hAnsi="Arial" w:cs="Arial"/>
              </w:rPr>
              <w:t>1-3</w:t>
            </w:r>
            <w:r>
              <w:rPr>
                <w:rFonts w:ascii="Arial" w:eastAsia="DengXian" w:hAnsi="Arial" w:cs="Arial"/>
              </w:rPr>
              <w:t>分，中概率（</w:t>
            </w:r>
            <w:r>
              <w:rPr>
                <w:rFonts w:ascii="Arial" w:eastAsia="DengXian" w:hAnsi="Arial" w:cs="Arial"/>
              </w:rPr>
              <w:t>30%-70%</w:t>
            </w:r>
            <w:r>
              <w:rPr>
                <w:rFonts w:ascii="Arial" w:eastAsia="DengXian" w:hAnsi="Arial" w:cs="Arial"/>
              </w:rPr>
              <w:t>）</w:t>
            </w:r>
            <w:r>
              <w:rPr>
                <w:rFonts w:ascii="Arial" w:eastAsia="DengXian" w:hAnsi="Arial" w:cs="Arial"/>
              </w:rPr>
              <w:t>4-7</w:t>
            </w:r>
            <w:r>
              <w:rPr>
                <w:rFonts w:ascii="Arial" w:eastAsia="DengXian" w:hAnsi="Arial" w:cs="Arial"/>
              </w:rPr>
              <w:t>分，高概率（</w:t>
            </w:r>
            <w:r>
              <w:rPr>
                <w:rFonts w:ascii="Arial" w:eastAsia="DengXian" w:hAnsi="Arial" w:cs="Arial"/>
              </w:rPr>
              <w:t>≥70%</w:t>
            </w:r>
            <w:r>
              <w:rPr>
                <w:rFonts w:ascii="Arial" w:eastAsia="DengXian" w:hAnsi="Arial" w:cs="Arial"/>
              </w:rPr>
              <w:t>）</w:t>
            </w:r>
            <w:r>
              <w:rPr>
                <w:rFonts w:ascii="Arial" w:eastAsia="DengXian" w:hAnsi="Arial" w:cs="Arial"/>
              </w:rPr>
              <w:t>8-10</w:t>
            </w:r>
            <w:r>
              <w:rPr>
                <w:rFonts w:ascii="Arial" w:eastAsia="DengXian" w:hAnsi="Arial" w:cs="Arial"/>
              </w:rPr>
              <w:t>分</w:t>
            </w:r>
          </w:p>
        </w:tc>
      </w:tr>
      <w:tr w:rsidR="00474C43" w14:paraId="58C3B427" w14:textId="77777777"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传播动能</w:t>
            </w:r>
          </w:p>
          <w:p w14:paraId="58C3B422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5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分（</w:t>
            </w:r>
            <w:r>
              <w:rPr>
                <w:rFonts w:ascii="Arial" w:eastAsia="DengXian" w:hAnsi="Arial" w:cs="Arial"/>
              </w:rPr>
              <w:t>1=</w:t>
            </w:r>
            <w:r>
              <w:rPr>
                <w:rFonts w:ascii="Arial" w:eastAsia="DengXian" w:hAnsi="Arial" w:cs="Arial"/>
              </w:rPr>
              <w:t>低传播，</w:t>
            </w:r>
            <w:r>
              <w:rPr>
                <w:rFonts w:ascii="Arial" w:eastAsia="DengXian" w:hAnsi="Arial" w:cs="Arial"/>
              </w:rPr>
              <w:t>10=</w:t>
            </w:r>
            <w:r>
              <w:rPr>
                <w:rFonts w:ascii="Arial" w:eastAsia="DengXian" w:hAnsi="Arial" w:cs="Arial"/>
              </w:rPr>
              <w:t>高传播）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结合节点中心性、替代难度、依赖深度、耦合紧密度计算得分</w:t>
            </w:r>
          </w:p>
        </w:tc>
      </w:tr>
      <w:tr w:rsidR="00474C43" w14:paraId="58C3B42D" w14:textId="77777777">
        <w:tc>
          <w:tcPr>
            <w:tcW w:w="13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8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9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A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B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C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474C43" w14:paraId="58C3B433" w14:textId="77777777">
        <w:tc>
          <w:tcPr>
            <w:tcW w:w="13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E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2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0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1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2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474C43" w14:paraId="58C3B43B" w14:textId="77777777"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系统脆弱性</w:t>
            </w:r>
          </w:p>
          <w:p w14:paraId="58C3B435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6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7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分（</w:t>
            </w:r>
            <w:r>
              <w:rPr>
                <w:rFonts w:ascii="Arial" w:eastAsia="DengXian" w:hAnsi="Arial" w:cs="Arial"/>
              </w:rPr>
              <w:t>1=</w:t>
            </w:r>
            <w:r>
              <w:rPr>
                <w:rFonts w:ascii="Arial" w:eastAsia="DengXian" w:hAnsi="Arial" w:cs="Arial"/>
              </w:rPr>
              <w:t>低脆弱，</w:t>
            </w:r>
            <w:r>
              <w:rPr>
                <w:rFonts w:ascii="Arial" w:eastAsia="DengXian" w:hAnsi="Arial" w:cs="Arial"/>
              </w:rPr>
              <w:t>10=</w:t>
            </w:r>
            <w:r>
              <w:rPr>
                <w:rFonts w:ascii="Arial" w:eastAsia="DengXian" w:hAnsi="Arial" w:cs="Arial"/>
              </w:rPr>
              <w:t>高脆弱）</w:t>
            </w:r>
          </w:p>
          <w:p w14:paraId="58C3B439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A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参考脆弱性评分矩阵，结合地理重叠度、品类集中度、库存缓冲等维度评分</w:t>
            </w:r>
          </w:p>
        </w:tc>
      </w:tr>
      <w:tr w:rsidR="00474C43" w14:paraId="58C3B441" w14:textId="77777777">
        <w:tc>
          <w:tcPr>
            <w:tcW w:w="13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C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E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3F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0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474C43" w14:paraId="58C3B447" w14:textId="77777777">
        <w:tc>
          <w:tcPr>
            <w:tcW w:w="138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2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3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4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5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6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474C43" w14:paraId="58C3B44E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8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时间压力</w:t>
            </w:r>
          </w:p>
          <w:p w14:paraId="58C3B449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A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B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C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分（</w:t>
            </w:r>
            <w:r>
              <w:rPr>
                <w:rFonts w:ascii="Arial" w:eastAsia="DengXian" w:hAnsi="Arial" w:cs="Arial"/>
              </w:rPr>
              <w:t>1=</w:t>
            </w:r>
            <w:r>
              <w:rPr>
                <w:rFonts w:ascii="Arial" w:eastAsia="DengXian" w:hAnsi="Arial" w:cs="Arial"/>
              </w:rPr>
              <w:t>可控，</w:t>
            </w:r>
            <w:r>
              <w:rPr>
                <w:rFonts w:ascii="Arial" w:eastAsia="DengXian" w:hAnsi="Arial" w:cs="Arial"/>
              </w:rPr>
              <w:t>10=</w:t>
            </w:r>
            <w:r>
              <w:rPr>
                <w:rFonts w:ascii="Arial" w:eastAsia="DengXian" w:hAnsi="Arial" w:cs="Arial"/>
              </w:rPr>
              <w:t>紧急）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D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紧急（</w:t>
            </w:r>
            <w:r>
              <w:rPr>
                <w:rFonts w:ascii="Arial" w:eastAsia="DengXian" w:hAnsi="Arial" w:cs="Arial"/>
              </w:rPr>
              <w:t>&lt;24</w:t>
            </w:r>
            <w:r>
              <w:rPr>
                <w:rFonts w:ascii="Arial" w:eastAsia="DengXian" w:hAnsi="Arial" w:cs="Arial"/>
              </w:rPr>
              <w:t>小时）</w:t>
            </w:r>
            <w:r>
              <w:rPr>
                <w:rFonts w:ascii="Arial" w:eastAsia="DengXian" w:hAnsi="Arial" w:cs="Arial"/>
              </w:rPr>
              <w:t>8-10</w:t>
            </w:r>
            <w:r>
              <w:rPr>
                <w:rFonts w:ascii="Arial" w:eastAsia="DengXian" w:hAnsi="Arial" w:cs="Arial"/>
              </w:rPr>
              <w:t>分，紧迫（</w:t>
            </w:r>
            <w:r>
              <w:rPr>
                <w:rFonts w:ascii="Arial" w:eastAsia="DengXian" w:hAnsi="Arial" w:cs="Arial"/>
              </w:rPr>
              <w:t>3-7</w:t>
            </w:r>
            <w:r>
              <w:rPr>
                <w:rFonts w:ascii="Arial" w:eastAsia="DengXian" w:hAnsi="Arial" w:cs="Arial"/>
              </w:rPr>
              <w:t>天）</w:t>
            </w:r>
            <w:r>
              <w:rPr>
                <w:rFonts w:ascii="Arial" w:eastAsia="DengXian" w:hAnsi="Arial" w:cs="Arial"/>
              </w:rPr>
              <w:t>4-7</w:t>
            </w:r>
            <w:r>
              <w:rPr>
                <w:rFonts w:ascii="Arial" w:eastAsia="DengXian" w:hAnsi="Arial" w:cs="Arial"/>
              </w:rPr>
              <w:t>分，可控（</w:t>
            </w:r>
            <w:r>
              <w:rPr>
                <w:rFonts w:ascii="Arial" w:eastAsia="DengXian" w:hAnsi="Arial" w:cs="Arial"/>
              </w:rPr>
              <w:t>&gt;1</w:t>
            </w:r>
            <w:r>
              <w:rPr>
                <w:rFonts w:ascii="Arial" w:eastAsia="DengXian" w:hAnsi="Arial" w:cs="Arial"/>
              </w:rPr>
              <w:t>个月）</w:t>
            </w:r>
            <w:r>
              <w:rPr>
                <w:rFonts w:ascii="Arial" w:eastAsia="DengXian" w:hAnsi="Arial" w:cs="Arial"/>
              </w:rPr>
              <w:t>1-3</w:t>
            </w:r>
            <w:r>
              <w:rPr>
                <w:rFonts w:ascii="Arial" w:eastAsia="DengXian" w:hAnsi="Arial" w:cs="Arial"/>
              </w:rPr>
              <w:t>分</w:t>
            </w:r>
          </w:p>
        </w:tc>
      </w:tr>
      <w:tr w:rsidR="00474C43" w14:paraId="58C3B455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4F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最终得分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50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51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100%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52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1-10</w:t>
            </w:r>
            <w:r>
              <w:rPr>
                <w:rFonts w:ascii="Arial" w:eastAsia="DengXian" w:hAnsi="Arial" w:cs="Arial"/>
              </w:rPr>
              <w:t>分</w:t>
            </w:r>
          </w:p>
          <w:p w14:paraId="58C3B453" w14:textId="77777777" w:rsidR="00474C43" w:rsidRDefault="00474C4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B454" w14:textId="77777777" w:rsidR="00474C43" w:rsidRDefault="0059427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最终得分</w:t>
            </w:r>
            <w:r>
              <w:rPr>
                <w:rFonts w:ascii="Arial" w:eastAsia="DengXian" w:hAnsi="Arial" w:cs="Arial"/>
              </w:rPr>
              <w:t>=Σ</w:t>
            </w:r>
            <w:r>
              <w:rPr>
                <w:rFonts w:ascii="Arial" w:eastAsia="DengXian" w:hAnsi="Arial" w:cs="Arial"/>
              </w:rPr>
              <w:t>（各维度得分</w:t>
            </w:r>
            <w:r>
              <w:rPr>
                <w:rFonts w:ascii="Arial" w:eastAsia="DengXian" w:hAnsi="Arial" w:cs="Arial"/>
              </w:rPr>
              <w:t>×</w:t>
            </w:r>
            <w:r>
              <w:rPr>
                <w:rFonts w:ascii="Arial" w:eastAsia="DengXian" w:hAnsi="Arial" w:cs="Arial"/>
              </w:rPr>
              <w:t>对应权重），对应风险等</w:t>
            </w:r>
            <w:r>
              <w:rPr>
                <w:rFonts w:ascii="Arial" w:eastAsia="DengXian" w:hAnsi="Arial" w:cs="Arial"/>
              </w:rPr>
              <w:lastRenderedPageBreak/>
              <w:t>级：</w:t>
            </w:r>
            <w:r>
              <w:rPr>
                <w:rFonts w:ascii="Arial" w:eastAsia="DengXian" w:hAnsi="Arial" w:cs="Arial"/>
              </w:rPr>
              <w:t>1-3</w:t>
            </w:r>
            <w:r>
              <w:rPr>
                <w:rFonts w:ascii="Arial" w:eastAsia="DengXian" w:hAnsi="Arial" w:cs="Arial"/>
              </w:rPr>
              <w:t>分（蓝级）、</w:t>
            </w:r>
            <w:r>
              <w:rPr>
                <w:rFonts w:ascii="Arial" w:eastAsia="DengXian" w:hAnsi="Arial" w:cs="Arial"/>
              </w:rPr>
              <w:t>4-6</w:t>
            </w:r>
            <w:r>
              <w:rPr>
                <w:rFonts w:ascii="Arial" w:eastAsia="DengXian" w:hAnsi="Arial" w:cs="Arial"/>
              </w:rPr>
              <w:t>分（黄级）、</w:t>
            </w:r>
            <w:r>
              <w:rPr>
                <w:rFonts w:ascii="Arial" w:eastAsia="DengXian" w:hAnsi="Arial" w:cs="Arial"/>
              </w:rPr>
              <w:t>7-8</w:t>
            </w:r>
            <w:r>
              <w:rPr>
                <w:rFonts w:ascii="Arial" w:eastAsia="DengXian" w:hAnsi="Arial" w:cs="Arial"/>
              </w:rPr>
              <w:t>分（橙级）、</w:t>
            </w:r>
            <w:r>
              <w:rPr>
                <w:rFonts w:ascii="Arial" w:eastAsia="DengXian" w:hAnsi="Arial" w:cs="Arial"/>
              </w:rPr>
              <w:t>9-10</w:t>
            </w:r>
            <w:r>
              <w:rPr>
                <w:rFonts w:ascii="Arial" w:eastAsia="DengXian" w:hAnsi="Arial" w:cs="Arial"/>
              </w:rPr>
              <w:t>分（红级）</w:t>
            </w:r>
          </w:p>
        </w:tc>
      </w:tr>
    </w:tbl>
    <w:p w14:paraId="58C3B456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权重配置说明：系统管理员可在系统管理中心的参数配置模块，调整各维度权重占比（总和需为</w:t>
      </w:r>
      <w:r>
        <w:rPr>
          <w:rFonts w:ascii="Arial" w:eastAsia="DengXian" w:hAnsi="Arial" w:cs="Arial"/>
        </w:rPr>
        <w:t>100%</w:t>
      </w:r>
      <w:r>
        <w:rPr>
          <w:rFonts w:ascii="Arial" w:eastAsia="DengXian" w:hAnsi="Arial" w:cs="Arial"/>
        </w:rPr>
        <w:t>），支持按行业特性、企业供应链管控重点自定义配置，配置后实时生效，适用于不同行业（如制造业、零售业）的风险分级需求。</w:t>
      </w:r>
    </w:p>
    <w:p w14:paraId="58C3B457" w14:textId="77777777" w:rsidR="00474C43" w:rsidRDefault="0059427E" w:rsidP="00980F6C">
      <w:pPr>
        <w:numPr>
          <w:ilvl w:val="0"/>
          <w:numId w:val="27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措施路由规则配置</w:t>
      </w:r>
    </w:p>
    <w:p w14:paraId="58C3B458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确保措施路由精准、可落地，系统支持精细化路由规则配置，结合风险多维度属性与企业业务流程，配置流程、核心配置项及校验规则如下：</w:t>
      </w:r>
    </w:p>
    <w:p w14:paraId="58C3B459" w14:textId="77777777" w:rsidR="00474C43" w:rsidRDefault="0059427E" w:rsidP="00980F6C">
      <w:pPr>
        <w:numPr>
          <w:ilvl w:val="0"/>
          <w:numId w:val="27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路由规则核心配置项</w:t>
      </w:r>
    </w:p>
    <w:p w14:paraId="58C3B45A" w14:textId="77777777" w:rsidR="00474C43" w:rsidRDefault="0059427E" w:rsidP="00980F6C">
      <w:pPr>
        <w:numPr>
          <w:ilvl w:val="0"/>
          <w:numId w:val="27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基础配置项</w:t>
      </w:r>
      <w:r>
        <w:rPr>
          <w:rFonts w:ascii="Arial" w:eastAsia="DengXian" w:hAnsi="Arial" w:cs="Arial"/>
        </w:rPr>
        <w:t>：规则名称、规则编码（唯一、自动生成）、规则状态（启用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禁用）、适用业务范围（全供应链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特定环节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特定区域）、创建人、创建时间、最后修改时间，规则编码采用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路由类型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年份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流水号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格式，便于识别与管理。</w:t>
      </w:r>
    </w:p>
    <w:p w14:paraId="58C3B45B" w14:textId="77777777" w:rsidR="00474C43" w:rsidRDefault="0059427E" w:rsidP="00980F6C">
      <w:pPr>
        <w:numPr>
          <w:ilvl w:val="0"/>
          <w:numId w:val="27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触发条件配置（多维度组合）</w:t>
      </w:r>
      <w:r>
        <w:rPr>
          <w:rFonts w:ascii="Arial" w:eastAsia="DengXian" w:hAnsi="Arial" w:cs="Arial"/>
        </w:rPr>
        <w:t>：可配置多个触发条件（逻辑关系为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且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），覆盖风险全维度属性，每个条件可设置精准匹配或模糊匹配：风险类型：可多选（如地缘政治风险、供应链运营风险），支持精准匹配细分场景（如供应商断供、关税调整）；</w:t>
      </w:r>
    </w:p>
    <w:p w14:paraId="58C3B45C" w14:textId="77777777" w:rsidR="00474C43" w:rsidRDefault="0059427E" w:rsidP="00980F6C">
      <w:pPr>
        <w:numPr>
          <w:ilvl w:val="0"/>
          <w:numId w:val="27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风险等级：可多选（蓝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黄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红），支持设置等级范围（如黄级及以上）；</w:t>
      </w:r>
    </w:p>
    <w:p w14:paraId="58C3B45D" w14:textId="77777777" w:rsidR="00474C43" w:rsidRDefault="0059427E" w:rsidP="00980F6C">
      <w:pPr>
        <w:numPr>
          <w:ilvl w:val="0"/>
          <w:numId w:val="27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影响范围：地理范围（全球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区域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具体国家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地区）、业务范围（采购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物流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生产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库存）、影响节点（具体供应商</w:t>
      </w:r>
      <w:r>
        <w:rPr>
          <w:rFonts w:ascii="Arial" w:eastAsia="DengXian" w:hAnsi="Arial" w:cs="Arial"/>
        </w:rPr>
        <w:t>/Tier</w:t>
      </w:r>
      <w:r>
        <w:rPr>
          <w:rFonts w:ascii="Arial" w:eastAsia="DengXian" w:hAnsi="Arial" w:cs="Arial"/>
        </w:rPr>
        <w:t>等级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物料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产线）；</w:t>
      </w:r>
    </w:p>
    <w:p w14:paraId="58C3B45E" w14:textId="77777777" w:rsidR="00474C43" w:rsidRDefault="0059427E" w:rsidP="00980F6C">
      <w:pPr>
        <w:numPr>
          <w:ilvl w:val="0"/>
          <w:numId w:val="28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影响管理域：可多选（采购管理域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物流管理域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生产管理域等），明确责任部门；</w:t>
      </w:r>
    </w:p>
    <w:p w14:paraId="58C3B45F" w14:textId="77777777" w:rsidR="00474C43" w:rsidRDefault="0059427E" w:rsidP="00980F6C">
      <w:pPr>
        <w:numPr>
          <w:ilvl w:val="0"/>
          <w:numId w:val="28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时间压力：可设置（紧急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紧迫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可控），匹配不同响应时效需求；</w:t>
      </w:r>
    </w:p>
    <w:p w14:paraId="58C3B460" w14:textId="77777777" w:rsidR="00474C43" w:rsidRDefault="0059427E" w:rsidP="00980F6C">
      <w:pPr>
        <w:numPr>
          <w:ilvl w:val="0"/>
          <w:numId w:val="28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自定义条件：支持按企业业务需求，新增自定义触发条件（如物料</w:t>
      </w:r>
      <w:r>
        <w:rPr>
          <w:rFonts w:ascii="Arial" w:eastAsia="DengXian" w:hAnsi="Arial" w:cs="Arial"/>
        </w:rPr>
        <w:t>ABC</w:t>
      </w:r>
      <w:r>
        <w:rPr>
          <w:rFonts w:ascii="Arial" w:eastAsia="DengXian" w:hAnsi="Arial" w:cs="Arial"/>
        </w:rPr>
        <w:t>分类、供应商等级）。</w:t>
      </w:r>
    </w:p>
    <w:p w14:paraId="58C3B461" w14:textId="77777777" w:rsidR="00474C43" w:rsidRDefault="0059427E" w:rsidP="00980F6C">
      <w:pPr>
        <w:numPr>
          <w:ilvl w:val="0"/>
          <w:numId w:val="28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路由目标配置</w:t>
      </w:r>
      <w:r>
        <w:rPr>
          <w:rFonts w:ascii="Arial" w:eastAsia="DengXian" w:hAnsi="Arial" w:cs="Arial"/>
        </w:rPr>
        <w:t>：</w:t>
      </w:r>
    </w:p>
    <w:p w14:paraId="58C3B462" w14:textId="77777777" w:rsidR="00474C43" w:rsidRDefault="0059427E" w:rsidP="00980F6C">
      <w:pPr>
        <w:numPr>
          <w:ilvl w:val="0"/>
          <w:numId w:val="28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应对措施：可关联单个或多个应对措施（从措施库中选择），设置措施优先级（</w:t>
      </w:r>
      <w:r>
        <w:rPr>
          <w:rFonts w:ascii="Arial" w:eastAsia="DengXian" w:hAnsi="Arial" w:cs="Arial"/>
        </w:rPr>
        <w:t>1-5</w:t>
      </w:r>
      <w:r>
        <w:rPr>
          <w:rFonts w:ascii="Arial" w:eastAsia="DengXian" w:hAnsi="Arial" w:cs="Arial"/>
        </w:rPr>
        <w:t>级，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级最高），优先级决定措施推荐顺序；</w:t>
      </w:r>
    </w:p>
    <w:p w14:paraId="58C3B463" w14:textId="77777777" w:rsidR="00474C43" w:rsidRDefault="0059427E" w:rsidP="00980F6C">
      <w:pPr>
        <w:numPr>
          <w:ilvl w:val="0"/>
          <w:numId w:val="28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算法模块：关联对应场景的独立算法模块（如供应商替代方案推荐模块），配置算法调用优先级；</w:t>
      </w:r>
    </w:p>
    <w:p w14:paraId="58C3B464" w14:textId="77777777" w:rsidR="00474C43" w:rsidRDefault="0059427E" w:rsidP="00980F6C">
      <w:pPr>
        <w:numPr>
          <w:ilvl w:val="0"/>
          <w:numId w:val="28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管理流程：关联审批流程（如部门经理审批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供应链总监审批）、任务分配流程（自动分配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手动分配），明确流程节点与审批时限；</w:t>
      </w:r>
    </w:p>
    <w:p w14:paraId="58C3B465" w14:textId="77777777" w:rsidR="00474C43" w:rsidRDefault="0059427E" w:rsidP="00980F6C">
      <w:pPr>
        <w:numPr>
          <w:ilvl w:val="0"/>
          <w:numId w:val="28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责任主体：明确路由后的责任部门、责任人（可按角色分配），支持设置备选责任人，避免责任空缺。</w:t>
      </w:r>
    </w:p>
    <w:p w14:paraId="58C3B466" w14:textId="77777777" w:rsidR="00474C43" w:rsidRDefault="0059427E" w:rsidP="00980F6C">
      <w:pPr>
        <w:numPr>
          <w:ilvl w:val="0"/>
          <w:numId w:val="28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lastRenderedPageBreak/>
        <w:t>异常处理配置</w:t>
      </w:r>
      <w:r>
        <w:rPr>
          <w:rFonts w:ascii="Arial" w:eastAsia="DengXian" w:hAnsi="Arial" w:cs="Arial"/>
        </w:rPr>
        <w:t>：设置规则匹配异常时的处理方式，包括：自动路由至指定部门（如风控部）、触发人工干预流程、生成异常日志并告警、关联默认应对措施，确保无规则匹配时风险可正常处置。</w:t>
      </w:r>
    </w:p>
    <w:p w14:paraId="58C3B467" w14:textId="77777777" w:rsidR="00474C43" w:rsidRDefault="0059427E" w:rsidP="00980F6C">
      <w:pPr>
        <w:numPr>
          <w:ilvl w:val="0"/>
          <w:numId w:val="28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路由规则配置流程</w:t>
      </w:r>
    </w:p>
    <w:p w14:paraId="58C3B468" w14:textId="77777777" w:rsidR="00474C43" w:rsidRDefault="0059427E" w:rsidP="00980F6C">
      <w:pPr>
        <w:numPr>
          <w:ilvl w:val="0"/>
          <w:numId w:val="29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规则创建：系统管理员在应对措施与方案管理中心，点击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新增路由规则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，填写基础配置项，设置规则状态为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禁用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（未配置完成不可启用）；</w:t>
      </w:r>
    </w:p>
    <w:p w14:paraId="58C3B469" w14:textId="77777777" w:rsidR="00474C43" w:rsidRDefault="0059427E" w:rsidP="00980F6C">
      <w:pPr>
        <w:numPr>
          <w:ilvl w:val="0"/>
          <w:numId w:val="29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触发条件设置：选择触发条件维度，配置具体条件内容，设置条件间的逻辑关系（且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或），支持预览条件匹配效果；</w:t>
      </w:r>
    </w:p>
    <w:p w14:paraId="58C3B46A" w14:textId="77777777" w:rsidR="00474C43" w:rsidRDefault="0059427E" w:rsidP="00980F6C">
      <w:pPr>
        <w:numPr>
          <w:ilvl w:val="0"/>
          <w:numId w:val="29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路由目标关联：选择关联的应对措施、算法模块、管理流程，设置措施优先级与责任主体，支持批量关联与调整；</w:t>
      </w:r>
    </w:p>
    <w:p w14:paraId="58C3B46B" w14:textId="77777777" w:rsidR="00474C43" w:rsidRDefault="0059427E" w:rsidP="00980F6C">
      <w:pPr>
        <w:numPr>
          <w:ilvl w:val="0"/>
          <w:numId w:val="29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异常处理设置：配置异常处理方式，选择默认应对措施与责任部门；</w:t>
      </w:r>
    </w:p>
    <w:p w14:paraId="58C3B46C" w14:textId="77777777" w:rsidR="00474C43" w:rsidRDefault="0059427E" w:rsidP="00980F6C">
      <w:pPr>
        <w:numPr>
          <w:ilvl w:val="0"/>
          <w:numId w:val="29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规则校验：系统自动校验规则配置的完整性（如触发条件是否完整、路由目标是否关联）、逻辑一致性（如条件间无矛盾），校验失败提示具体错误原因，需修改后重新校验；</w:t>
      </w:r>
    </w:p>
    <w:p w14:paraId="58C3B46D" w14:textId="77777777" w:rsidR="00474C43" w:rsidRDefault="0059427E" w:rsidP="00980F6C">
      <w:pPr>
        <w:numPr>
          <w:ilvl w:val="0"/>
          <w:numId w:val="29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规则启用：校验通过后，将规则状态修改为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启用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，规则实时生效；未启用的规则仅可编辑、预览，不参与实际路由。</w:t>
      </w:r>
    </w:p>
    <w:p w14:paraId="58C3B46E" w14:textId="77777777" w:rsidR="00474C43" w:rsidRDefault="0059427E" w:rsidP="00980F6C">
      <w:pPr>
        <w:numPr>
          <w:ilvl w:val="0"/>
          <w:numId w:val="29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规则管理与迭代</w:t>
      </w:r>
    </w:p>
    <w:p w14:paraId="58C3B46F" w14:textId="77777777" w:rsidR="00474C43" w:rsidRDefault="0059427E" w:rsidP="00980F6C">
      <w:pPr>
        <w:numPr>
          <w:ilvl w:val="0"/>
          <w:numId w:val="29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规则编辑与禁用：支持对已启用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未启用的规则进行编辑，修改触发条件、路由目标等配置，编辑后需重新校验方可生效；可根据业务变化，将过时规则设置为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禁用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，保留规则记录便于追溯；</w:t>
      </w:r>
    </w:p>
    <w:p w14:paraId="58C3B470" w14:textId="77777777" w:rsidR="00474C43" w:rsidRDefault="0059427E" w:rsidP="00980F6C">
      <w:pPr>
        <w:numPr>
          <w:ilvl w:val="0"/>
          <w:numId w:val="29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规则复制与导入导出：支持复制现有规则，修改关键配置生成新规则，提高配置效率；支持批量导入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导出路由规则（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格式），便于批量配置与备份；</w:t>
      </w:r>
    </w:p>
    <w:p w14:paraId="58C3B471" w14:textId="77777777" w:rsidR="00474C43" w:rsidRDefault="0059427E" w:rsidP="00980F6C">
      <w:pPr>
        <w:numPr>
          <w:ilvl w:val="0"/>
          <w:numId w:val="29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规则优先级排序：当多个路由规则同时匹配某一风险事件时，系统按规则优先级（</w:t>
      </w:r>
      <w:r>
        <w:rPr>
          <w:rFonts w:ascii="Arial" w:eastAsia="DengXian" w:hAnsi="Arial" w:cs="Arial"/>
        </w:rPr>
        <w:t>1-5</w:t>
      </w:r>
      <w:r>
        <w:rPr>
          <w:rFonts w:ascii="Arial" w:eastAsia="DengXian" w:hAnsi="Arial" w:cs="Arial"/>
        </w:rPr>
        <w:t>级，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级最高）排序，优先执行高优先级规则；规则优先级可在配置时手动设置，支持动态调整；</w:t>
      </w:r>
    </w:p>
    <w:p w14:paraId="58C3B472" w14:textId="77777777" w:rsidR="00474C43" w:rsidRDefault="0059427E" w:rsidP="00980F6C">
      <w:pPr>
        <w:numPr>
          <w:ilvl w:val="0"/>
          <w:numId w:val="30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迭代优化：系统定期统计各路由规则的匹配次数、执行效果，结合风险复盘结果，提示管理员优化规则（如调整触发条件、关联措施）；管理员可手动触发规则优化，或设置系统自动优化（每月结合复盘数据调整）。</w:t>
      </w:r>
    </w:p>
    <w:p w14:paraId="58C3B473" w14:textId="77777777" w:rsidR="00474C43" w:rsidRDefault="0059427E" w:rsidP="00980F6C">
      <w:pPr>
        <w:numPr>
          <w:ilvl w:val="0"/>
          <w:numId w:val="30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规则校验与监控</w:t>
      </w:r>
    </w:p>
    <w:p w14:paraId="58C3B474" w14:textId="77777777" w:rsidR="00474C43" w:rsidRDefault="0059427E" w:rsidP="00980F6C">
      <w:pPr>
        <w:numPr>
          <w:ilvl w:val="0"/>
          <w:numId w:val="30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实时校验：规则启用后，系统实时监控规则匹配情况，当风险事件触发规则时，自动校验路由目标的有效性（如应对措施是否启用、算法模块是否正常运行），校验失败则触发异常处理流程；</w:t>
      </w:r>
    </w:p>
    <w:p w14:paraId="58C3B475" w14:textId="77777777" w:rsidR="00474C43" w:rsidRDefault="0059427E" w:rsidP="00980F6C">
      <w:pPr>
        <w:numPr>
          <w:ilvl w:val="0"/>
          <w:numId w:val="30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规则日志：记录所有路由规则的运行日志，包括规则匹配时间、匹配的风险事件、</w:t>
      </w:r>
      <w:r>
        <w:rPr>
          <w:rFonts w:ascii="Arial" w:eastAsia="DengXian" w:hAnsi="Arial" w:cs="Arial"/>
        </w:rPr>
        <w:lastRenderedPageBreak/>
        <w:t>路由目标、执行结果、异常信息等，日志保留时间不少于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年，支持按规则、时间范围筛选查询；</w:t>
      </w:r>
    </w:p>
    <w:p w14:paraId="58C3B476" w14:textId="77777777" w:rsidR="00474C43" w:rsidRDefault="0059427E" w:rsidP="00980F6C">
      <w:pPr>
        <w:numPr>
          <w:ilvl w:val="0"/>
          <w:numId w:val="30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规则告警：当规则配置错误、匹配异常或路由目标失效时，系统自动发送告警通知给系统管理员，提示及时处理，确保路由规则正常运行。</w:t>
      </w:r>
    </w:p>
    <w:p w14:paraId="58C3B477" w14:textId="77777777" w:rsidR="00474C43" w:rsidRDefault="0059427E" w:rsidP="00980F6C">
      <w:pPr>
        <w:numPr>
          <w:ilvl w:val="0"/>
          <w:numId w:val="30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模块参数配置：支持按各功能模块单独配置参数，如数据采集模块配置采集频率、风险分析模块配置分级阈值、任务管理模块配置工单逾期时限，模块参数可独立调整，不影响其他模块运行。</w:t>
      </w:r>
    </w:p>
    <w:p w14:paraId="58C3B478" w14:textId="77777777" w:rsidR="00474C43" w:rsidRDefault="0059427E" w:rsidP="00980F6C">
      <w:pPr>
        <w:numPr>
          <w:ilvl w:val="0"/>
          <w:numId w:val="30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参数备份与恢复：支持将当前参数配置备份为模板，可保存多个参数模板（如测试环境模板、正式环境模板）；参数配置错误时，可一键恢复至历史备份版本，恢复记录可追溯。</w:t>
      </w:r>
    </w:p>
    <w:p w14:paraId="58C3B479" w14:textId="77777777" w:rsidR="00474C43" w:rsidRDefault="0059427E" w:rsidP="00980F6C">
      <w:pPr>
        <w:numPr>
          <w:ilvl w:val="0"/>
          <w:numId w:val="30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参数校验：系统对配置的参数进行自动校验，如校验采集频率合理性、阈值逻辑一致性，校验失败则提示错误原因，需修改后方可保存，避免无效参数配置。</w:t>
      </w:r>
    </w:p>
    <w:p w14:paraId="58C3B47A" w14:textId="77777777" w:rsidR="00474C43" w:rsidRDefault="0059427E">
      <w:pPr>
        <w:spacing w:before="240" w:after="120" w:line="288" w:lineRule="auto"/>
        <w:ind w:left="453"/>
        <w:outlineLvl w:val="4"/>
        <w:rPr>
          <w:rFonts w:hint="eastAsia"/>
        </w:rPr>
      </w:pPr>
      <w:bookmarkStart w:id="1567" w:name="heading_90"/>
      <w:r>
        <w:rPr>
          <w:rFonts w:ascii="Arial" w:eastAsia="DengXian" w:hAnsi="Arial" w:cs="Arial"/>
          <w:b/>
          <w:sz w:val="24"/>
        </w:rPr>
        <w:t xml:space="preserve">4.7.2.3 </w:t>
      </w:r>
      <w:r>
        <w:rPr>
          <w:rFonts w:ascii="Arial" w:eastAsia="DengXian" w:hAnsi="Arial" w:cs="Arial"/>
          <w:b/>
          <w:sz w:val="24"/>
        </w:rPr>
        <w:t>日志管理</w:t>
      </w:r>
      <w:bookmarkEnd w:id="1567"/>
    </w:p>
    <w:p w14:paraId="58C3B47B" w14:textId="77777777" w:rsidR="00474C43" w:rsidRDefault="0059427E" w:rsidP="00980F6C">
      <w:pPr>
        <w:numPr>
          <w:ilvl w:val="0"/>
          <w:numId w:val="30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操作日志：记录所有用户的系统操作行为，包括登录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退出、功能操作、参数修改、数据编辑、审批操作等，记录内容包括操作人、操作时间、操作内容、操作</w:t>
      </w:r>
      <w:r>
        <w:rPr>
          <w:rFonts w:ascii="Arial" w:eastAsia="DengXian" w:hAnsi="Arial" w:cs="Arial"/>
        </w:rPr>
        <w:t>IP</w:t>
      </w:r>
      <w:r>
        <w:rPr>
          <w:rFonts w:ascii="Arial" w:eastAsia="DengXian" w:hAnsi="Arial" w:cs="Arial"/>
        </w:rPr>
        <w:t>、操作结果，操作日志保留时间不少于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年，支持按操作人、操作类型、时间范围筛选查询、批量导出。</w:t>
      </w:r>
    </w:p>
    <w:p w14:paraId="58C3B47C" w14:textId="77777777" w:rsidR="00474C43" w:rsidRDefault="0059427E" w:rsidP="00980F6C">
      <w:pPr>
        <w:numPr>
          <w:ilvl w:val="0"/>
          <w:numId w:val="30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系统日志：记录系统运行状态，包括服务启动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停止、采集任务运行情况、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调用情况、系统异常（如崩溃、数据同步失败）等，系统日志自动分级（普通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警告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错误），错误日志实时推送至系统管理员，支持日志检索与导出，保留时间不少于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年。</w:t>
      </w:r>
    </w:p>
    <w:p w14:paraId="58C3B47D" w14:textId="77777777" w:rsidR="00474C43" w:rsidRDefault="0059427E" w:rsidP="00980F6C">
      <w:pPr>
        <w:numPr>
          <w:ilvl w:val="0"/>
          <w:numId w:val="3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审计日志：专门记录权限变更、参数修改、审批流程、敏感操作（如用户删除、权限调整）等关键行为，形成审计轨迹，满足合规要求，审计日志不可篡改，支持按审计类型、时间范围查询，保留时间不少于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年。</w:t>
      </w:r>
    </w:p>
    <w:p w14:paraId="58C3B47E" w14:textId="77777777" w:rsidR="00474C43" w:rsidRDefault="0059427E" w:rsidP="00980F6C">
      <w:pPr>
        <w:numPr>
          <w:ilvl w:val="0"/>
          <w:numId w:val="3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日志清理：支持按日志类型、保留时间手动清理日志，系统自动清理过期日志（按预设保留时间），清理前发送提醒，清理记录完整保留，确保可追溯。</w:t>
      </w:r>
    </w:p>
    <w:p w14:paraId="58C3B47F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68" w:name="heading_91"/>
      <w:r>
        <w:rPr>
          <w:rFonts w:ascii="Arial" w:eastAsia="DengXian" w:hAnsi="Arial" w:cs="Arial"/>
          <w:b/>
          <w:sz w:val="24"/>
        </w:rPr>
        <w:t xml:space="preserve">4.7.2.4 </w:t>
      </w:r>
      <w:r>
        <w:rPr>
          <w:rFonts w:ascii="Arial" w:eastAsia="DengXian" w:hAnsi="Arial" w:cs="Arial"/>
          <w:b/>
          <w:sz w:val="24"/>
        </w:rPr>
        <w:t>系统运维管理</w:t>
      </w:r>
      <w:bookmarkEnd w:id="1568"/>
    </w:p>
    <w:p w14:paraId="58C3B480" w14:textId="77777777" w:rsidR="00474C43" w:rsidRDefault="0059427E" w:rsidP="00980F6C">
      <w:pPr>
        <w:numPr>
          <w:ilvl w:val="0"/>
          <w:numId w:val="3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系统监控：实时监控系统运行状态，包括服务器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、内存、磁盘占用率，数据库运行状态，采集任务、预警任务、工单任务的运行情况，出现异常（如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占用超</w:t>
      </w:r>
      <w:r>
        <w:rPr>
          <w:rFonts w:ascii="Arial" w:eastAsia="DengXian" w:hAnsi="Arial" w:cs="Arial"/>
        </w:rPr>
        <w:t>80%</w:t>
      </w:r>
      <w:r>
        <w:rPr>
          <w:rFonts w:ascii="Arial" w:eastAsia="DengXian" w:hAnsi="Arial" w:cs="Arial"/>
        </w:rPr>
        <w:t>、数据库连接失败）自动发送告警通知给系统管理员。</w:t>
      </w:r>
    </w:p>
    <w:p w14:paraId="58C3B481" w14:textId="77777777" w:rsidR="00474C43" w:rsidRDefault="0059427E" w:rsidP="00980F6C">
      <w:pPr>
        <w:numPr>
          <w:ilvl w:val="0"/>
          <w:numId w:val="3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故障排查：支持查看系统故障日志，定位故障原因（如采集任务失败、推送渠道异常），提供故障排查指引；支持手动重启相关服务（如采集服务、推送服务），重启记录可追溯。</w:t>
      </w:r>
    </w:p>
    <w:p w14:paraId="58C3B482" w14:textId="77777777" w:rsidR="00474C43" w:rsidRDefault="0059427E" w:rsidP="00980F6C">
      <w:pPr>
        <w:numPr>
          <w:ilvl w:val="0"/>
          <w:numId w:val="3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版本管理：记录系统版本更新记录，包括版本号、更新时间、更新内容、更新人，</w:t>
      </w:r>
      <w:r>
        <w:rPr>
          <w:rFonts w:ascii="Arial" w:eastAsia="DengXian" w:hAnsi="Arial" w:cs="Arial"/>
        </w:rPr>
        <w:lastRenderedPageBreak/>
        <w:t>支持版本回滚（如更新后出现异常，可回滚至前一稳定版本）；支持查看历史版本更新日志，明确各版本功能差异。</w:t>
      </w:r>
    </w:p>
    <w:p w14:paraId="58C3B483" w14:textId="77777777" w:rsidR="00474C43" w:rsidRDefault="0059427E" w:rsidP="00980F6C">
      <w:pPr>
        <w:numPr>
          <w:ilvl w:val="0"/>
          <w:numId w:val="3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接口运维：监控系统与外部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、内部</w:t>
      </w:r>
      <w:r>
        <w:rPr>
          <w:rFonts w:ascii="Arial" w:eastAsia="DengXian" w:hAnsi="Arial" w:cs="Arial"/>
        </w:rPr>
        <w:t>ERP/SRM</w:t>
      </w:r>
      <w:r>
        <w:rPr>
          <w:rFonts w:ascii="Arial" w:eastAsia="DengXian" w:hAnsi="Arial" w:cs="Arial"/>
        </w:rPr>
        <w:t>等系统的接口连接状态，接口调用失败自动重试，记录接口调用日志（调用时间、调用结果、失败原因）；支持接口测试，手动发起接口调用，验证接口连通性。</w:t>
      </w:r>
    </w:p>
    <w:p w14:paraId="58C3B484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69" w:name="heading_92"/>
      <w:r>
        <w:rPr>
          <w:rFonts w:ascii="Arial" w:eastAsia="DengXian" w:hAnsi="Arial" w:cs="Arial"/>
          <w:b/>
          <w:sz w:val="24"/>
        </w:rPr>
        <w:t xml:space="preserve">4.7.2.5 </w:t>
      </w:r>
      <w:r>
        <w:rPr>
          <w:rFonts w:ascii="Arial" w:eastAsia="DengXian" w:hAnsi="Arial" w:cs="Arial"/>
          <w:b/>
          <w:sz w:val="24"/>
        </w:rPr>
        <w:t>数据备份与恢复</w:t>
      </w:r>
      <w:bookmarkEnd w:id="1569"/>
    </w:p>
    <w:p w14:paraId="58C3B485" w14:textId="77777777" w:rsidR="00474C43" w:rsidRDefault="0059427E" w:rsidP="00980F6C">
      <w:pPr>
        <w:numPr>
          <w:ilvl w:val="0"/>
          <w:numId w:val="3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自动备份：配置定时备份任务，支持按日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月备份系统数据（包括用户数据、风险数据、工单数据、案例数据等），备份存储至本地服务器与云端双重存储，确保数据安全；备份频率可自定义，核心数据（如复盘案例、审批记录）每日备份。</w:t>
      </w:r>
    </w:p>
    <w:p w14:paraId="58C3B486" w14:textId="77777777" w:rsidR="00474C43" w:rsidRDefault="0059427E" w:rsidP="00980F6C">
      <w:pPr>
        <w:numPr>
          <w:ilvl w:val="0"/>
          <w:numId w:val="3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手动备份：支持用户手动发起全量备份或增量备份（仅备份新增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修改数据），选择备份存储位置，备份完成后发送备份成功通知，备份文件可命名并标注备份时间。</w:t>
      </w:r>
    </w:p>
    <w:p w14:paraId="58C3B487" w14:textId="77777777" w:rsidR="00474C43" w:rsidRDefault="0059427E" w:rsidP="00980F6C">
      <w:pPr>
        <w:numPr>
          <w:ilvl w:val="0"/>
          <w:numId w:val="3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数据恢复：支持按备份文件恢复数据，可选择全量恢复或部分恢复（如仅恢复案例库数据、仅恢复工单数据）；恢复前提示确认，恢复过程中禁止操作系统，恢复完成后生成恢复报告，明确恢复内容、恢复结果。</w:t>
      </w:r>
    </w:p>
    <w:p w14:paraId="58C3B488" w14:textId="77777777" w:rsidR="00474C43" w:rsidRDefault="0059427E" w:rsidP="00980F6C">
      <w:pPr>
        <w:numPr>
          <w:ilvl w:val="0"/>
          <w:numId w:val="31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备份校验：系统定期自动校验备份文件的完整性与可用性，校验失败则发送告警通知，提示管理员重新备份；支持手动校验备份文件，确保备份数据可正常恢复。</w:t>
      </w:r>
    </w:p>
    <w:p w14:paraId="58C3B489" w14:textId="77777777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570" w:name="heading_93"/>
      <w:r>
        <w:rPr>
          <w:rFonts w:ascii="Arial" w:eastAsia="DengXian" w:hAnsi="Arial" w:cs="Arial"/>
          <w:b/>
          <w:sz w:val="24"/>
        </w:rPr>
        <w:t xml:space="preserve">4.7.2.6 </w:t>
      </w:r>
      <w:r>
        <w:rPr>
          <w:rFonts w:ascii="Arial" w:eastAsia="DengXian" w:hAnsi="Arial" w:cs="Arial"/>
          <w:b/>
          <w:sz w:val="24"/>
        </w:rPr>
        <w:t>系统公告与帮助</w:t>
      </w:r>
      <w:bookmarkEnd w:id="1570"/>
    </w:p>
    <w:p w14:paraId="58C3B48A" w14:textId="77777777" w:rsidR="00474C43" w:rsidRDefault="0059427E" w:rsidP="00980F6C">
      <w:pPr>
        <w:numPr>
          <w:ilvl w:val="0"/>
          <w:numId w:val="32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公告管理：支持系统管理员发布系统公告（如版本更新通知、规则调整通知、运维通知），公告可设置生效时间、失效时间，支持按角色、部门定向推送，用户登录后首页展示未读公告，公告记录可查询、归档。</w:t>
      </w:r>
    </w:p>
    <w:p w14:paraId="58C3B48B" w14:textId="77777777" w:rsidR="00474C43" w:rsidRDefault="0059427E" w:rsidP="00980F6C">
      <w:pPr>
        <w:numPr>
          <w:ilvl w:val="0"/>
          <w:numId w:val="32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帮助中心：内置系统操作手册、常见问题（</w:t>
      </w:r>
      <w:r>
        <w:rPr>
          <w:rFonts w:ascii="Arial" w:eastAsia="DengXian" w:hAnsi="Arial" w:cs="Arial"/>
        </w:rPr>
        <w:t>FAQ</w:t>
      </w:r>
      <w:r>
        <w:rPr>
          <w:rFonts w:ascii="Arial" w:eastAsia="DengXian" w:hAnsi="Arial" w:cs="Arial"/>
        </w:rPr>
        <w:t>）、视频教程，按功能模块分类展示，支持关键词搜索帮助内容；支持用户提交帮助反馈，管理员定期更新帮助内容，优化操作指引。</w:t>
      </w:r>
    </w:p>
    <w:p w14:paraId="58C3B48C" w14:textId="77777777" w:rsidR="00474C43" w:rsidRDefault="0059427E" w:rsidP="00980F6C">
      <w:pPr>
        <w:numPr>
          <w:ilvl w:val="0"/>
          <w:numId w:val="32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意见反馈：用户可提交系统使用意见、功能建议、</w:t>
      </w:r>
      <w:r>
        <w:rPr>
          <w:rFonts w:ascii="Arial" w:eastAsia="DengXian" w:hAnsi="Arial" w:cs="Arial"/>
        </w:rPr>
        <w:t>bug</w:t>
      </w:r>
      <w:r>
        <w:rPr>
          <w:rFonts w:ascii="Arial" w:eastAsia="DengXian" w:hAnsi="Arial" w:cs="Arial"/>
        </w:rPr>
        <w:t>反馈，填写反馈内容、联系方式，管理员查看反馈后可回复处理进度，反馈记录可追溯，为系统迭代提供支撑。</w:t>
      </w:r>
    </w:p>
    <w:p w14:paraId="58C3B48D" w14:textId="7AA98206" w:rsidR="00474C43" w:rsidRDefault="0059427E" w:rsidP="00564241">
      <w:pPr>
        <w:pStyle w:val="1"/>
        <w:rPr>
          <w:rFonts w:hint="eastAsia"/>
        </w:rPr>
        <w:pPrChange w:id="1571" w:author="Haibin HB18 Li" w:date="2026-04-07T16:29:00Z" w16du:dateUtc="2026-04-07T08:29:00Z">
          <w:pPr>
            <w:spacing w:before="320" w:after="120" w:line="288" w:lineRule="auto"/>
            <w:outlineLvl w:val="1"/>
          </w:pPr>
        </w:pPrChange>
      </w:pPr>
      <w:bookmarkStart w:id="1572" w:name="heading_94"/>
      <w:del w:id="1573" w:author="Haibin HB18 Li" w:date="2026-04-07T16:29:00Z" w16du:dateUtc="2026-04-07T08:29:00Z">
        <w:r w:rsidDel="00564241">
          <w:lastRenderedPageBreak/>
          <w:delText xml:space="preserve">5. </w:delText>
        </w:r>
      </w:del>
      <w:r>
        <w:t>用户流程和页面原型</w:t>
      </w:r>
      <w:bookmarkEnd w:id="1572"/>
      <w:r w:rsidR="00B33DF6">
        <w:rPr>
          <w:rFonts w:hint="eastAsia"/>
        </w:rPr>
        <w:t xml:space="preserve"> （huangyje P1）</w:t>
      </w:r>
    </w:p>
    <w:p w14:paraId="58C3B48E" w14:textId="77777777" w:rsidR="00474C43" w:rsidRDefault="0059427E" w:rsidP="00564241">
      <w:pPr>
        <w:pStyle w:val="2"/>
        <w:rPr>
          <w:rFonts w:hint="eastAsia"/>
        </w:rPr>
        <w:pPrChange w:id="1574" w:author="Haibin HB18 Li" w:date="2026-04-07T16:29:00Z" w16du:dateUtc="2026-04-07T08:29:00Z">
          <w:pPr>
            <w:spacing w:before="300" w:after="120" w:line="288" w:lineRule="auto"/>
            <w:outlineLvl w:val="2"/>
          </w:pPr>
        </w:pPrChange>
      </w:pPr>
      <w:bookmarkStart w:id="1575" w:name="heading_95"/>
      <w:del w:id="1576" w:author="Haibin HB18 Li" w:date="2026-04-07T16:30:00Z" w16du:dateUtc="2026-04-07T08:30:00Z">
        <w:r w:rsidDel="00564241">
          <w:delText xml:space="preserve">5.1 </w:delText>
        </w:r>
      </w:del>
      <w:r>
        <w:t>用户流程</w:t>
      </w:r>
      <w:bookmarkEnd w:id="1575"/>
    </w:p>
    <w:p w14:paraId="58C3B48F" w14:textId="77777777" w:rsidR="00474C43" w:rsidRDefault="0059427E" w:rsidP="00564241">
      <w:pPr>
        <w:pStyle w:val="3"/>
        <w:rPr>
          <w:rFonts w:hint="eastAsia"/>
        </w:rPr>
        <w:pPrChange w:id="1577" w:author="Haibin HB18 Li" w:date="2026-04-07T16:30:00Z" w16du:dateUtc="2026-04-07T08:30:00Z">
          <w:pPr>
            <w:spacing w:before="260" w:after="120" w:line="288" w:lineRule="auto"/>
            <w:outlineLvl w:val="3"/>
          </w:pPr>
        </w:pPrChange>
      </w:pPr>
      <w:bookmarkStart w:id="1578" w:name="heading_96"/>
      <w:del w:id="1579" w:author="Haibin HB18 Li" w:date="2026-04-07T16:30:00Z" w16du:dateUtc="2026-04-07T08:30:00Z">
        <w:r w:rsidDel="00564241">
          <w:delText xml:space="preserve">5.1.1 </w:delText>
        </w:r>
      </w:del>
      <w:r>
        <w:t>用户角色</w:t>
      </w:r>
      <w:bookmarkEnd w:id="157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76"/>
        <w:gridCol w:w="4726"/>
      </w:tblGrid>
      <w:tr w:rsidR="00EF1EA7" w:rsidRPr="00EF1EA7" w:rsidDel="00E459C1" w14:paraId="7F044280" w14:textId="78C35B6E" w:rsidTr="00EF1EA7">
        <w:trPr>
          <w:tblHeader/>
          <w:del w:id="1580" w:author="Jason Huang" w:date="2026-04-07T10:45:00Z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43D1D" w14:textId="26BFBCEC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81" w:author="Jason Huang" w:date="2026-04-07T10:45:00Z" w16du:dateUtc="2026-04-07T02:45:00Z"/>
                <w:rFonts w:ascii="Arial" w:eastAsia="DengXian" w:hAnsi="Arial" w:cs="Arial"/>
                <w:b/>
                <w:bCs/>
                <w:sz w:val="28"/>
              </w:rPr>
            </w:pPr>
            <w:bookmarkStart w:id="1582" w:name="heading_97"/>
            <w:del w:id="1583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用户角色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9615E" w14:textId="5E5EBBA8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84" w:author="Jason Huang" w:date="2026-04-07T10:45:00Z" w16du:dateUtc="2026-04-07T02:45:00Z"/>
                <w:rFonts w:ascii="Arial" w:eastAsia="DengXian" w:hAnsi="Arial" w:cs="Arial"/>
                <w:b/>
                <w:bCs/>
                <w:sz w:val="28"/>
              </w:rPr>
            </w:pPr>
            <w:del w:id="1585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所属部门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93934" w14:textId="2B691124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86" w:author="Jason Huang" w:date="2026-04-07T10:45:00Z" w16du:dateUtc="2026-04-07T02:45:00Z"/>
                <w:rFonts w:ascii="Arial" w:eastAsia="DengXian" w:hAnsi="Arial" w:cs="Arial"/>
                <w:b/>
                <w:bCs/>
                <w:sz w:val="28"/>
              </w:rPr>
            </w:pPr>
            <w:del w:id="1587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核心系统定位</w:delText>
              </w:r>
            </w:del>
          </w:p>
        </w:tc>
      </w:tr>
      <w:tr w:rsidR="00EF1EA7" w:rsidRPr="00EF1EA7" w:rsidDel="00E459C1" w14:paraId="291700FB" w14:textId="5B2547C6" w:rsidTr="00EF1EA7">
        <w:trPr>
          <w:del w:id="1588" w:author="Jason Huang" w:date="2026-04-07T10:45:00Z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814B2" w14:textId="44C2C797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89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590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供应链风控专员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ED597" w14:textId="5E6D1EF8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91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592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风控部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供应链管理部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4F564" w14:textId="531B58AA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93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594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一线执行岗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：风险监控、预警处理、任务执行、风险复盘的核心执行者</w:delText>
              </w:r>
            </w:del>
          </w:p>
        </w:tc>
      </w:tr>
      <w:tr w:rsidR="00EF1EA7" w:rsidRPr="00EF1EA7" w:rsidDel="00E459C1" w14:paraId="554E05E8" w14:textId="36B15C1A" w:rsidTr="00EF1EA7">
        <w:trPr>
          <w:del w:id="1595" w:author="Jason Huang" w:date="2026-04-07T10:45:00Z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D5634" w14:textId="525F4EDD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96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597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采购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物流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生产经理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0EB7F" w14:textId="30FD7651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598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599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采购部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物流部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生产部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74279" w14:textId="12934456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00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01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业务主管岗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：所属业务域风险处置、方案审批、任务分配与执行监督</w:delText>
              </w:r>
            </w:del>
          </w:p>
        </w:tc>
      </w:tr>
      <w:tr w:rsidR="00EF1EA7" w:rsidRPr="00EF1EA7" w:rsidDel="00E459C1" w14:paraId="7A0C8EFB" w14:textId="0150AEF7" w:rsidTr="00EF1EA7">
        <w:trPr>
          <w:del w:id="1602" w:author="Jason Huang" w:date="2026-04-07T10:45:00Z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56921" w14:textId="10E58487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03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04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合规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ESG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专员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ED447" w14:textId="40BE433D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05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06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合规部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ESG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部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297F6" w14:textId="6E20F47F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07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08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专业风控岗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：合规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ESG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风险专项监控、整改方案制定、合规报告生成</w:delText>
              </w:r>
            </w:del>
          </w:p>
        </w:tc>
      </w:tr>
      <w:tr w:rsidR="00EF1EA7" w:rsidRPr="00EF1EA7" w:rsidDel="00E459C1" w14:paraId="7DCD3BFD" w14:textId="28C6BAD5" w:rsidTr="00EF1EA7">
        <w:trPr>
          <w:del w:id="1609" w:author="Jason Huang" w:date="2026-04-07T10:45:00Z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6327C" w14:textId="7737513A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10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11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供应链总监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 /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高管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BB044" w14:textId="0BF5A41C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12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13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管理层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5E5C9" w14:textId="4D0A8CC2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14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15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决策管理岗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：全局风险监控、重大风险审批、战略级风控决策</w:delText>
              </w:r>
            </w:del>
          </w:p>
        </w:tc>
      </w:tr>
      <w:tr w:rsidR="00EF1EA7" w:rsidRPr="00EF1EA7" w:rsidDel="00E459C1" w14:paraId="5FC950B2" w14:textId="43E236CF" w:rsidTr="00EF1EA7">
        <w:trPr>
          <w:del w:id="1616" w:author="Jason Huang" w:date="2026-04-07T10:45:00Z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34F5F" w14:textId="1BB82D28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17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18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系统管理员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8D018" w14:textId="56EC42B9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19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20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 xml:space="preserve">IT 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部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407BA" w14:textId="6650C6A9" w:rsidR="00EF1EA7" w:rsidRPr="00EF1EA7" w:rsidDel="00E459C1" w:rsidRDefault="00EF1EA7" w:rsidP="00EF1EA7">
            <w:pPr>
              <w:spacing w:before="260" w:after="120" w:line="288" w:lineRule="auto"/>
              <w:outlineLvl w:val="3"/>
              <w:rPr>
                <w:del w:id="1621" w:author="Jason Huang" w:date="2026-04-07T10:45:00Z" w16du:dateUtc="2026-04-07T02:45:00Z"/>
                <w:rFonts w:ascii="Arial" w:eastAsia="DengXian" w:hAnsi="Arial" w:cs="Arial"/>
                <w:b/>
                <w:sz w:val="28"/>
              </w:rPr>
            </w:pPr>
            <w:del w:id="1622" w:author="Jason Huang" w:date="2026-04-07T10:45:00Z" w16du:dateUtc="2026-04-07T02:45:00Z">
              <w:r w:rsidRPr="00EF1EA7" w:rsidDel="00E459C1">
                <w:rPr>
                  <w:rFonts w:ascii="Arial" w:eastAsia="DengXian" w:hAnsi="Arial" w:cs="Arial"/>
                  <w:b/>
                  <w:bCs/>
                  <w:sz w:val="28"/>
                </w:rPr>
                <w:delText>系统运维岗</w:delText>
              </w:r>
              <w:r w:rsidRPr="00EF1EA7" w:rsidDel="00E459C1">
                <w:rPr>
                  <w:rFonts w:ascii="Arial" w:eastAsia="DengXian" w:hAnsi="Arial" w:cs="Arial"/>
                  <w:b/>
                  <w:sz w:val="28"/>
                </w:rPr>
                <w:delText>：全系统权限配置、参数管理、日志审计、系统运维保障</w:delText>
              </w:r>
            </w:del>
          </w:p>
        </w:tc>
      </w:tr>
      <w:bookmarkEnd w:id="1582"/>
    </w:tbl>
    <w:p w14:paraId="58C3B4CD" w14:textId="77777777" w:rsidR="00474C43" w:rsidRDefault="00474C43">
      <w:pPr>
        <w:spacing w:before="120" w:after="120" w:line="288" w:lineRule="auto"/>
        <w:rPr>
          <w:ins w:id="1623" w:author="Jason Huang" w:date="2026-04-07T10:45:00Z" w16du:dateUtc="2026-04-07T02:45:00Z"/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  <w:tblPrChange w:id="1624" w:author="Jason Huang" w:date="2026-04-07T10:45:00Z" w16du:dateUtc="2026-04-07T02:45:00Z">
          <w:tblPr>
            <w:tblW w:w="0" w:type="auto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37"/>
        <w:gridCol w:w="756"/>
        <w:gridCol w:w="2187"/>
        <w:gridCol w:w="4341"/>
        <w:tblGridChange w:id="1625">
          <w:tblGrid>
            <w:gridCol w:w="324"/>
            <w:gridCol w:w="913"/>
            <w:gridCol w:w="279"/>
            <w:gridCol w:w="477"/>
            <w:gridCol w:w="516"/>
            <w:gridCol w:w="1671"/>
            <w:gridCol w:w="631"/>
            <w:gridCol w:w="3710"/>
            <w:gridCol w:w="348"/>
          </w:tblGrid>
        </w:tblGridChange>
      </w:tblGrid>
      <w:tr w:rsidR="00931885" w:rsidRPr="00931885" w14:paraId="1F9D0C4B" w14:textId="77777777" w:rsidTr="00931885">
        <w:trPr>
          <w:ins w:id="1626" w:author="Jason Huang" w:date="2026-04-07T10:45:00Z"/>
          <w:trPrChange w:id="1627" w:author="Jason Huang" w:date="2026-04-07T10:45:00Z" w16du:dateUtc="2026-04-07T02:45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1628" w:author="Jason Huang" w:date="2026-04-07T10:45:00Z" w16du:dateUtc="2026-04-07T02:4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584D023" w14:textId="77777777" w:rsidR="00931885" w:rsidRPr="00931885" w:rsidRDefault="00931885" w:rsidP="00931885">
            <w:pPr>
              <w:spacing w:before="120" w:after="120" w:line="288" w:lineRule="auto"/>
              <w:rPr>
                <w:ins w:id="1629" w:author="Jason Huang" w:date="2026-04-07T10:45:00Z"/>
                <w:rFonts w:hint="eastAsia"/>
              </w:rPr>
            </w:pPr>
            <w:ins w:id="1630" w:author="Jason Huang" w:date="2026-04-07T10:45:00Z">
              <w:r w:rsidRPr="00931885">
                <w:t>角色</w:t>
              </w:r>
            </w:ins>
          </w:p>
        </w:tc>
        <w:tc>
          <w:tcPr>
            <w:tcW w:w="0" w:type="auto"/>
            <w:hideMark/>
            <w:tcPrChange w:id="1631" w:author="Jason Huang" w:date="2026-04-07T10:45:00Z" w16du:dateUtc="2026-04-07T02:4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331B691" w14:textId="77777777" w:rsidR="00931885" w:rsidRPr="00931885" w:rsidRDefault="00931885" w:rsidP="00931885">
            <w:pPr>
              <w:spacing w:before="120" w:after="120" w:line="288" w:lineRule="auto"/>
              <w:rPr>
                <w:ins w:id="1632" w:author="Jason Huang" w:date="2026-04-07T10:45:00Z"/>
                <w:rFonts w:hint="eastAsia"/>
              </w:rPr>
            </w:pPr>
            <w:ins w:id="1633" w:author="Jason Huang" w:date="2026-04-07T10:45:00Z">
              <w:r w:rsidRPr="00931885">
                <w:t>简称</w:t>
              </w:r>
            </w:ins>
          </w:p>
        </w:tc>
        <w:tc>
          <w:tcPr>
            <w:tcW w:w="0" w:type="auto"/>
            <w:hideMark/>
            <w:tcPrChange w:id="1634" w:author="Jason Huang" w:date="2026-04-07T10:45:00Z" w16du:dateUtc="2026-04-07T02:4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35A914" w14:textId="77777777" w:rsidR="00931885" w:rsidRPr="00931885" w:rsidRDefault="00931885" w:rsidP="00931885">
            <w:pPr>
              <w:spacing w:before="120" w:after="120" w:line="288" w:lineRule="auto"/>
              <w:rPr>
                <w:ins w:id="1635" w:author="Jason Huang" w:date="2026-04-07T10:45:00Z"/>
                <w:rFonts w:hint="eastAsia"/>
              </w:rPr>
            </w:pPr>
            <w:ins w:id="1636" w:author="Jason Huang" w:date="2026-04-07T10:45:00Z">
              <w:r w:rsidRPr="00931885">
                <w:t>所属部门</w:t>
              </w:r>
            </w:ins>
          </w:p>
        </w:tc>
        <w:tc>
          <w:tcPr>
            <w:tcW w:w="0" w:type="auto"/>
            <w:hideMark/>
            <w:tcPrChange w:id="1637" w:author="Jason Huang" w:date="2026-04-07T10:45:00Z" w16du:dateUtc="2026-04-07T02:4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6A413EC" w14:textId="77777777" w:rsidR="00931885" w:rsidRPr="00931885" w:rsidRDefault="00931885" w:rsidP="00931885">
            <w:pPr>
              <w:spacing w:before="120" w:after="120" w:line="288" w:lineRule="auto"/>
              <w:rPr>
                <w:ins w:id="1638" w:author="Jason Huang" w:date="2026-04-07T10:45:00Z"/>
                <w:rFonts w:hint="eastAsia"/>
              </w:rPr>
            </w:pPr>
            <w:ins w:id="1639" w:author="Jason Huang" w:date="2026-04-07T10:45:00Z">
              <w:r w:rsidRPr="00931885">
                <w:t>核心职责</w:t>
              </w:r>
            </w:ins>
          </w:p>
        </w:tc>
      </w:tr>
      <w:tr w:rsidR="00931885" w:rsidRPr="00931885" w14:paraId="1DB771ED" w14:textId="77777777" w:rsidTr="00931885">
        <w:trPr>
          <w:ins w:id="1640" w:author="Jason Huang" w:date="2026-04-07T10:45:00Z"/>
          <w:trPrChange w:id="1641" w:author="Jason Huang" w:date="2026-04-07T10:45:00Z" w16du:dateUtc="2026-04-07T02:45:00Z">
            <w:trPr>
              <w:gridBefore w:val="1"/>
            </w:trPr>
          </w:trPrChange>
        </w:trPr>
        <w:tc>
          <w:tcPr>
            <w:tcW w:w="0" w:type="auto"/>
            <w:hideMark/>
            <w:tcPrChange w:id="1642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6ED5EA1" w14:textId="77777777" w:rsidR="00931885" w:rsidRPr="00931885" w:rsidRDefault="00931885" w:rsidP="00931885">
            <w:pPr>
              <w:spacing w:before="120" w:after="120" w:line="288" w:lineRule="auto"/>
              <w:rPr>
                <w:ins w:id="1643" w:author="Jason Huang" w:date="2026-04-07T10:45:00Z"/>
                <w:rFonts w:hint="eastAsia"/>
              </w:rPr>
            </w:pPr>
            <w:ins w:id="1644" w:author="Jason Huang" w:date="2026-04-07T10:45:00Z">
              <w:r w:rsidRPr="00931885">
                <w:lastRenderedPageBreak/>
                <w:t>风险监控专员</w:t>
              </w:r>
            </w:ins>
          </w:p>
        </w:tc>
        <w:tc>
          <w:tcPr>
            <w:tcW w:w="0" w:type="auto"/>
            <w:hideMark/>
            <w:tcPrChange w:id="1645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B5427F8" w14:textId="77777777" w:rsidR="00931885" w:rsidRPr="00931885" w:rsidRDefault="00931885" w:rsidP="00931885">
            <w:pPr>
              <w:spacing w:before="120" w:after="120" w:line="288" w:lineRule="auto"/>
              <w:rPr>
                <w:ins w:id="1646" w:author="Jason Huang" w:date="2026-04-07T10:45:00Z"/>
                <w:rFonts w:hint="eastAsia"/>
              </w:rPr>
            </w:pPr>
            <w:ins w:id="1647" w:author="Jason Huang" w:date="2026-04-07T10:45:00Z">
              <w:r w:rsidRPr="00931885">
                <w:t>监控岗</w:t>
              </w:r>
            </w:ins>
          </w:p>
        </w:tc>
        <w:tc>
          <w:tcPr>
            <w:tcW w:w="0" w:type="auto"/>
            <w:hideMark/>
            <w:tcPrChange w:id="1648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68E3B00" w14:textId="77777777" w:rsidR="00931885" w:rsidRPr="00931885" w:rsidRDefault="00931885" w:rsidP="00931885">
            <w:pPr>
              <w:spacing w:before="120" w:after="120" w:line="288" w:lineRule="auto"/>
              <w:rPr>
                <w:ins w:id="1649" w:author="Jason Huang" w:date="2026-04-07T10:45:00Z"/>
                <w:rFonts w:hint="eastAsia"/>
              </w:rPr>
            </w:pPr>
            <w:ins w:id="1650" w:author="Jason Huang" w:date="2026-04-07T10:45:00Z">
              <w:r w:rsidRPr="00931885">
                <w:t>供应链风控部 / 运营部</w:t>
              </w:r>
            </w:ins>
          </w:p>
        </w:tc>
        <w:tc>
          <w:tcPr>
            <w:tcW w:w="0" w:type="auto"/>
            <w:hideMark/>
            <w:tcPrChange w:id="1651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97A23AD" w14:textId="77777777" w:rsidR="00931885" w:rsidRPr="00931885" w:rsidRDefault="00931885" w:rsidP="00931885">
            <w:pPr>
              <w:spacing w:before="120" w:after="120" w:line="288" w:lineRule="auto"/>
              <w:rPr>
                <w:ins w:id="1652" w:author="Jason Huang" w:date="2026-04-07T10:45:00Z"/>
                <w:rFonts w:hint="eastAsia"/>
              </w:rPr>
            </w:pPr>
            <w:ins w:id="1653" w:author="Jason Huang" w:date="2026-04-07T10:45:00Z">
              <w:r w:rsidRPr="00931885">
                <w:t>负责风险感知环节：收集、验证、录入风险事件</w:t>
              </w:r>
            </w:ins>
          </w:p>
        </w:tc>
      </w:tr>
      <w:tr w:rsidR="00931885" w:rsidRPr="00931885" w14:paraId="577188A1" w14:textId="77777777" w:rsidTr="00931885">
        <w:trPr>
          <w:ins w:id="1654" w:author="Jason Huang" w:date="2026-04-07T10:45:00Z"/>
          <w:trPrChange w:id="1655" w:author="Jason Huang" w:date="2026-04-07T10:45:00Z" w16du:dateUtc="2026-04-07T02:45:00Z">
            <w:trPr>
              <w:gridBefore w:val="1"/>
            </w:trPr>
          </w:trPrChange>
        </w:trPr>
        <w:tc>
          <w:tcPr>
            <w:tcW w:w="0" w:type="auto"/>
            <w:hideMark/>
            <w:tcPrChange w:id="1656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19A4EEA" w14:textId="77777777" w:rsidR="00931885" w:rsidRPr="00931885" w:rsidRDefault="00931885" w:rsidP="00931885">
            <w:pPr>
              <w:spacing w:before="120" w:after="120" w:line="288" w:lineRule="auto"/>
              <w:rPr>
                <w:ins w:id="1657" w:author="Jason Huang" w:date="2026-04-07T10:45:00Z"/>
                <w:rFonts w:hint="eastAsia"/>
              </w:rPr>
            </w:pPr>
            <w:ins w:id="1658" w:author="Jason Huang" w:date="2026-04-07T10:45:00Z">
              <w:r w:rsidRPr="00931885">
                <w:t>供应链分析师</w:t>
              </w:r>
            </w:ins>
          </w:p>
        </w:tc>
        <w:tc>
          <w:tcPr>
            <w:tcW w:w="0" w:type="auto"/>
            <w:hideMark/>
            <w:tcPrChange w:id="1659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7D23B3A" w14:textId="77777777" w:rsidR="00931885" w:rsidRPr="00931885" w:rsidRDefault="00931885" w:rsidP="00931885">
            <w:pPr>
              <w:spacing w:before="120" w:after="120" w:line="288" w:lineRule="auto"/>
              <w:rPr>
                <w:ins w:id="1660" w:author="Jason Huang" w:date="2026-04-07T10:45:00Z"/>
                <w:rFonts w:hint="eastAsia"/>
              </w:rPr>
            </w:pPr>
            <w:ins w:id="1661" w:author="Jason Huang" w:date="2026-04-07T10:45:00Z">
              <w:r w:rsidRPr="00931885">
                <w:t>分析岗</w:t>
              </w:r>
            </w:ins>
          </w:p>
        </w:tc>
        <w:tc>
          <w:tcPr>
            <w:tcW w:w="0" w:type="auto"/>
            <w:hideMark/>
            <w:tcPrChange w:id="1662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7370035" w14:textId="77777777" w:rsidR="00931885" w:rsidRPr="00931885" w:rsidRDefault="00931885" w:rsidP="00931885">
            <w:pPr>
              <w:spacing w:before="120" w:after="120" w:line="288" w:lineRule="auto"/>
              <w:rPr>
                <w:ins w:id="1663" w:author="Jason Huang" w:date="2026-04-07T10:45:00Z"/>
                <w:rFonts w:hint="eastAsia"/>
              </w:rPr>
            </w:pPr>
            <w:ins w:id="1664" w:author="Jason Huang" w:date="2026-04-07T10:45:00Z">
              <w:r w:rsidRPr="00931885">
                <w:t>供应链计划部 / 数据分析部</w:t>
              </w:r>
            </w:ins>
          </w:p>
        </w:tc>
        <w:tc>
          <w:tcPr>
            <w:tcW w:w="0" w:type="auto"/>
            <w:hideMark/>
            <w:tcPrChange w:id="1665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40FA674" w14:textId="77777777" w:rsidR="00931885" w:rsidRPr="00931885" w:rsidRDefault="00931885" w:rsidP="00931885">
            <w:pPr>
              <w:spacing w:before="120" w:after="120" w:line="288" w:lineRule="auto"/>
              <w:rPr>
                <w:ins w:id="1666" w:author="Jason Huang" w:date="2026-04-07T10:45:00Z"/>
                <w:rFonts w:hint="eastAsia"/>
              </w:rPr>
            </w:pPr>
            <w:ins w:id="1667" w:author="Jason Huang" w:date="2026-04-07T10:45:00Z">
              <w:r w:rsidRPr="00931885">
                <w:t>负责传导分析环节：建模、模拟、输出影响指标</w:t>
              </w:r>
            </w:ins>
          </w:p>
        </w:tc>
      </w:tr>
      <w:tr w:rsidR="00931885" w:rsidRPr="00931885" w14:paraId="1F365211" w14:textId="77777777" w:rsidTr="00931885">
        <w:trPr>
          <w:ins w:id="1668" w:author="Jason Huang" w:date="2026-04-07T10:45:00Z"/>
          <w:trPrChange w:id="1669" w:author="Jason Huang" w:date="2026-04-07T10:45:00Z" w16du:dateUtc="2026-04-07T02:45:00Z">
            <w:trPr>
              <w:gridBefore w:val="1"/>
            </w:trPr>
          </w:trPrChange>
        </w:trPr>
        <w:tc>
          <w:tcPr>
            <w:tcW w:w="0" w:type="auto"/>
            <w:hideMark/>
            <w:tcPrChange w:id="1670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993762F" w14:textId="77777777" w:rsidR="00931885" w:rsidRPr="00931885" w:rsidRDefault="00931885" w:rsidP="00931885">
            <w:pPr>
              <w:spacing w:before="120" w:after="120" w:line="288" w:lineRule="auto"/>
              <w:rPr>
                <w:ins w:id="1671" w:author="Jason Huang" w:date="2026-04-07T10:45:00Z"/>
                <w:rFonts w:hint="eastAsia"/>
              </w:rPr>
            </w:pPr>
            <w:ins w:id="1672" w:author="Jason Huang" w:date="2026-04-07T10:45:00Z">
              <w:r w:rsidRPr="00931885">
                <w:t>响应指挥官</w:t>
              </w:r>
            </w:ins>
          </w:p>
        </w:tc>
        <w:tc>
          <w:tcPr>
            <w:tcW w:w="0" w:type="auto"/>
            <w:hideMark/>
            <w:tcPrChange w:id="1673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929BFEA" w14:textId="77777777" w:rsidR="00931885" w:rsidRPr="00931885" w:rsidRDefault="00931885" w:rsidP="00931885">
            <w:pPr>
              <w:spacing w:before="120" w:after="120" w:line="288" w:lineRule="auto"/>
              <w:rPr>
                <w:ins w:id="1674" w:author="Jason Huang" w:date="2026-04-07T10:45:00Z"/>
                <w:rFonts w:hint="eastAsia"/>
              </w:rPr>
            </w:pPr>
            <w:ins w:id="1675" w:author="Jason Huang" w:date="2026-04-07T10:45:00Z">
              <w:r w:rsidRPr="00931885">
                <w:t>指挥岗</w:t>
              </w:r>
            </w:ins>
          </w:p>
        </w:tc>
        <w:tc>
          <w:tcPr>
            <w:tcW w:w="0" w:type="auto"/>
            <w:hideMark/>
            <w:tcPrChange w:id="1676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1B461DB" w14:textId="77777777" w:rsidR="00931885" w:rsidRPr="00931885" w:rsidRDefault="00931885" w:rsidP="00931885">
            <w:pPr>
              <w:spacing w:before="120" w:after="120" w:line="288" w:lineRule="auto"/>
              <w:rPr>
                <w:ins w:id="1677" w:author="Jason Huang" w:date="2026-04-07T10:45:00Z"/>
                <w:rFonts w:hint="eastAsia"/>
              </w:rPr>
            </w:pPr>
            <w:ins w:id="1678" w:author="Jason Huang" w:date="2026-04-07T10:45:00Z">
              <w:r w:rsidRPr="00931885">
                <w:t>供应链总控 / 运营总监</w:t>
              </w:r>
            </w:ins>
          </w:p>
        </w:tc>
        <w:tc>
          <w:tcPr>
            <w:tcW w:w="0" w:type="auto"/>
            <w:hideMark/>
            <w:tcPrChange w:id="1679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01ACCFA" w14:textId="77777777" w:rsidR="00931885" w:rsidRPr="00931885" w:rsidRDefault="00931885" w:rsidP="00931885">
            <w:pPr>
              <w:spacing w:before="120" w:after="120" w:line="288" w:lineRule="auto"/>
              <w:rPr>
                <w:ins w:id="1680" w:author="Jason Huang" w:date="2026-04-07T10:45:00Z"/>
                <w:rFonts w:hint="eastAsia"/>
              </w:rPr>
            </w:pPr>
            <w:ins w:id="1681" w:author="Jason Huang" w:date="2026-04-07T10:45:00Z">
              <w:r w:rsidRPr="00931885">
                <w:t>负责协同响应环节：激活事件、分配任务、整体协调</w:t>
              </w:r>
            </w:ins>
          </w:p>
        </w:tc>
      </w:tr>
      <w:tr w:rsidR="00931885" w:rsidRPr="00931885" w14:paraId="2A9E3C70" w14:textId="77777777" w:rsidTr="00931885">
        <w:trPr>
          <w:ins w:id="1682" w:author="Jason Huang" w:date="2026-04-07T10:45:00Z"/>
          <w:trPrChange w:id="1683" w:author="Jason Huang" w:date="2026-04-07T10:45:00Z" w16du:dateUtc="2026-04-07T02:45:00Z">
            <w:trPr>
              <w:gridBefore w:val="1"/>
            </w:trPr>
          </w:trPrChange>
        </w:trPr>
        <w:tc>
          <w:tcPr>
            <w:tcW w:w="0" w:type="auto"/>
            <w:hideMark/>
            <w:tcPrChange w:id="1684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1F705FB" w14:textId="77777777" w:rsidR="00931885" w:rsidRPr="00931885" w:rsidRDefault="00931885" w:rsidP="00931885">
            <w:pPr>
              <w:spacing w:before="120" w:after="120" w:line="288" w:lineRule="auto"/>
              <w:rPr>
                <w:ins w:id="1685" w:author="Jason Huang" w:date="2026-04-07T10:45:00Z"/>
                <w:rFonts w:hint="eastAsia"/>
              </w:rPr>
            </w:pPr>
            <w:ins w:id="1686" w:author="Jason Huang" w:date="2026-04-07T10:45:00Z">
              <w:r w:rsidRPr="00931885">
                <w:t>任务执行人</w:t>
              </w:r>
            </w:ins>
          </w:p>
        </w:tc>
        <w:tc>
          <w:tcPr>
            <w:tcW w:w="0" w:type="auto"/>
            <w:hideMark/>
            <w:tcPrChange w:id="1687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CAD0D0D" w14:textId="77777777" w:rsidR="00931885" w:rsidRPr="00931885" w:rsidRDefault="00931885" w:rsidP="00931885">
            <w:pPr>
              <w:spacing w:before="120" w:after="120" w:line="288" w:lineRule="auto"/>
              <w:rPr>
                <w:ins w:id="1688" w:author="Jason Huang" w:date="2026-04-07T10:45:00Z"/>
                <w:rFonts w:hint="eastAsia"/>
              </w:rPr>
            </w:pPr>
            <w:ins w:id="1689" w:author="Jason Huang" w:date="2026-04-07T10:45:00Z">
              <w:r w:rsidRPr="00931885">
                <w:t>执行岗</w:t>
              </w:r>
            </w:ins>
          </w:p>
        </w:tc>
        <w:tc>
          <w:tcPr>
            <w:tcW w:w="0" w:type="auto"/>
            <w:hideMark/>
            <w:tcPrChange w:id="1690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DAA5A3" w14:textId="77777777" w:rsidR="00931885" w:rsidRPr="00931885" w:rsidRDefault="00931885" w:rsidP="00931885">
            <w:pPr>
              <w:spacing w:before="120" w:after="120" w:line="288" w:lineRule="auto"/>
              <w:rPr>
                <w:ins w:id="1691" w:author="Jason Huang" w:date="2026-04-07T10:45:00Z"/>
                <w:rFonts w:hint="eastAsia"/>
              </w:rPr>
            </w:pPr>
            <w:ins w:id="1692" w:author="Jason Huang" w:date="2026-04-07T10:45:00Z">
              <w:r w:rsidRPr="00931885">
                <w:t>采购/物流/生产/销售等</w:t>
              </w:r>
            </w:ins>
          </w:p>
        </w:tc>
        <w:tc>
          <w:tcPr>
            <w:tcW w:w="0" w:type="auto"/>
            <w:hideMark/>
            <w:tcPrChange w:id="1693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01116A4" w14:textId="77777777" w:rsidR="00931885" w:rsidRPr="00931885" w:rsidRDefault="00931885" w:rsidP="00931885">
            <w:pPr>
              <w:spacing w:before="120" w:after="120" w:line="288" w:lineRule="auto"/>
              <w:rPr>
                <w:ins w:id="1694" w:author="Jason Huang" w:date="2026-04-07T10:45:00Z"/>
                <w:rFonts w:hint="eastAsia"/>
              </w:rPr>
            </w:pPr>
            <w:ins w:id="1695" w:author="Jason Huang" w:date="2026-04-07T10:45:00Z">
              <w:r w:rsidRPr="00931885">
                <w:t>执行具体响应任务：切换供应商、改运路线、调整排产等</w:t>
              </w:r>
            </w:ins>
          </w:p>
        </w:tc>
      </w:tr>
      <w:tr w:rsidR="00931885" w:rsidRPr="00931885" w14:paraId="5C6D21A1" w14:textId="77777777" w:rsidTr="00931885">
        <w:trPr>
          <w:ins w:id="1696" w:author="Jason Huang" w:date="2026-04-07T10:45:00Z"/>
          <w:trPrChange w:id="1697" w:author="Jason Huang" w:date="2026-04-07T10:45:00Z" w16du:dateUtc="2026-04-07T02:45:00Z">
            <w:trPr>
              <w:gridBefore w:val="1"/>
            </w:trPr>
          </w:trPrChange>
        </w:trPr>
        <w:tc>
          <w:tcPr>
            <w:tcW w:w="0" w:type="auto"/>
            <w:hideMark/>
            <w:tcPrChange w:id="1698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3816AA2" w14:textId="77777777" w:rsidR="00931885" w:rsidRPr="00931885" w:rsidRDefault="00931885" w:rsidP="00931885">
            <w:pPr>
              <w:spacing w:before="120" w:after="120" w:line="288" w:lineRule="auto"/>
              <w:rPr>
                <w:ins w:id="1699" w:author="Jason Huang" w:date="2026-04-07T10:45:00Z"/>
                <w:rFonts w:hint="eastAsia"/>
              </w:rPr>
            </w:pPr>
            <w:ins w:id="1700" w:author="Jason Huang" w:date="2026-04-07T10:45:00Z">
              <w:r w:rsidRPr="00931885">
                <w:t>复盘专员</w:t>
              </w:r>
            </w:ins>
          </w:p>
        </w:tc>
        <w:tc>
          <w:tcPr>
            <w:tcW w:w="0" w:type="auto"/>
            <w:hideMark/>
            <w:tcPrChange w:id="1701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6E49713" w14:textId="77777777" w:rsidR="00931885" w:rsidRPr="00931885" w:rsidRDefault="00931885" w:rsidP="00931885">
            <w:pPr>
              <w:spacing w:before="120" w:after="120" w:line="288" w:lineRule="auto"/>
              <w:rPr>
                <w:ins w:id="1702" w:author="Jason Huang" w:date="2026-04-07T10:45:00Z"/>
                <w:rFonts w:hint="eastAsia"/>
              </w:rPr>
            </w:pPr>
            <w:ins w:id="1703" w:author="Jason Huang" w:date="2026-04-07T10:45:00Z">
              <w:r w:rsidRPr="00931885">
                <w:t>复盘岗</w:t>
              </w:r>
            </w:ins>
          </w:p>
        </w:tc>
        <w:tc>
          <w:tcPr>
            <w:tcW w:w="0" w:type="auto"/>
            <w:hideMark/>
            <w:tcPrChange w:id="1704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A84A604" w14:textId="77777777" w:rsidR="00931885" w:rsidRPr="00931885" w:rsidRDefault="00931885" w:rsidP="00931885">
            <w:pPr>
              <w:spacing w:before="120" w:after="120" w:line="288" w:lineRule="auto"/>
              <w:rPr>
                <w:ins w:id="1705" w:author="Jason Huang" w:date="2026-04-07T10:45:00Z"/>
                <w:rFonts w:hint="eastAsia"/>
              </w:rPr>
            </w:pPr>
            <w:ins w:id="1706" w:author="Jason Huang" w:date="2026-04-07T10:45:00Z">
              <w:r w:rsidRPr="00931885">
                <w:t>风控部 / 质量部 / 内控部</w:t>
              </w:r>
            </w:ins>
          </w:p>
        </w:tc>
        <w:tc>
          <w:tcPr>
            <w:tcW w:w="0" w:type="auto"/>
            <w:hideMark/>
            <w:tcPrChange w:id="1707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DE1D9CA" w14:textId="77777777" w:rsidR="00931885" w:rsidRPr="00931885" w:rsidRDefault="00931885" w:rsidP="00931885">
            <w:pPr>
              <w:spacing w:before="120" w:after="120" w:line="288" w:lineRule="auto"/>
              <w:rPr>
                <w:ins w:id="1708" w:author="Jason Huang" w:date="2026-04-07T10:45:00Z"/>
                <w:rFonts w:hint="eastAsia"/>
              </w:rPr>
            </w:pPr>
            <w:ins w:id="1709" w:author="Jason Huang" w:date="2026-04-07T10:45:00Z">
              <w:r w:rsidRPr="00931885">
                <w:t>负责闭环与学习环节：收集数据、评估、沉淀经验</w:t>
              </w:r>
            </w:ins>
          </w:p>
        </w:tc>
      </w:tr>
      <w:tr w:rsidR="00931885" w:rsidRPr="00931885" w14:paraId="52052298" w14:textId="77777777" w:rsidTr="00931885">
        <w:trPr>
          <w:ins w:id="1710" w:author="Jason Huang" w:date="2026-04-07T10:45:00Z"/>
          <w:trPrChange w:id="1711" w:author="Jason Huang" w:date="2026-04-07T10:45:00Z" w16du:dateUtc="2026-04-07T02:45:00Z">
            <w:trPr>
              <w:gridBefore w:val="1"/>
            </w:trPr>
          </w:trPrChange>
        </w:trPr>
        <w:tc>
          <w:tcPr>
            <w:tcW w:w="0" w:type="auto"/>
            <w:hideMark/>
            <w:tcPrChange w:id="1712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AFF215" w14:textId="77777777" w:rsidR="00931885" w:rsidRPr="00931885" w:rsidRDefault="00931885" w:rsidP="00931885">
            <w:pPr>
              <w:spacing w:before="120" w:after="120" w:line="288" w:lineRule="auto"/>
              <w:rPr>
                <w:ins w:id="1713" w:author="Jason Huang" w:date="2026-04-07T10:45:00Z"/>
                <w:rFonts w:hint="eastAsia"/>
              </w:rPr>
            </w:pPr>
            <w:ins w:id="1714" w:author="Jason Huang" w:date="2026-04-07T10:45:00Z">
              <w:r w:rsidRPr="00931885">
                <w:t>系统管理员</w:t>
              </w:r>
            </w:ins>
          </w:p>
        </w:tc>
        <w:tc>
          <w:tcPr>
            <w:tcW w:w="0" w:type="auto"/>
            <w:hideMark/>
            <w:tcPrChange w:id="1715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E6EC3E" w14:textId="77777777" w:rsidR="00931885" w:rsidRPr="00931885" w:rsidRDefault="00931885" w:rsidP="00931885">
            <w:pPr>
              <w:spacing w:before="120" w:after="120" w:line="288" w:lineRule="auto"/>
              <w:rPr>
                <w:ins w:id="1716" w:author="Jason Huang" w:date="2026-04-07T10:45:00Z"/>
                <w:rFonts w:hint="eastAsia"/>
              </w:rPr>
            </w:pPr>
            <w:ins w:id="1717" w:author="Jason Huang" w:date="2026-04-07T10:45:00Z">
              <w:r w:rsidRPr="00931885">
                <w:t>管理员</w:t>
              </w:r>
            </w:ins>
          </w:p>
        </w:tc>
        <w:tc>
          <w:tcPr>
            <w:tcW w:w="0" w:type="auto"/>
            <w:hideMark/>
            <w:tcPrChange w:id="1718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701CD7A" w14:textId="77777777" w:rsidR="00931885" w:rsidRPr="00931885" w:rsidRDefault="00931885" w:rsidP="00931885">
            <w:pPr>
              <w:spacing w:before="120" w:after="120" w:line="288" w:lineRule="auto"/>
              <w:rPr>
                <w:ins w:id="1719" w:author="Jason Huang" w:date="2026-04-07T10:45:00Z"/>
                <w:rFonts w:hint="eastAsia"/>
              </w:rPr>
            </w:pPr>
            <w:ins w:id="1720" w:author="Jason Huang" w:date="2026-04-07T10:45:00Z">
              <w:r w:rsidRPr="00931885">
                <w:t>IT / 数字化部</w:t>
              </w:r>
            </w:ins>
          </w:p>
        </w:tc>
        <w:tc>
          <w:tcPr>
            <w:tcW w:w="0" w:type="auto"/>
            <w:hideMark/>
            <w:tcPrChange w:id="1721" w:author="Jason Huang" w:date="2026-04-07T10:45:00Z" w16du:dateUtc="2026-04-07T02:4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B34C20D" w14:textId="77777777" w:rsidR="00931885" w:rsidRPr="00931885" w:rsidRDefault="00931885" w:rsidP="00931885">
            <w:pPr>
              <w:spacing w:before="120" w:after="120" w:line="288" w:lineRule="auto"/>
              <w:rPr>
                <w:ins w:id="1722" w:author="Jason Huang" w:date="2026-04-07T10:45:00Z"/>
                <w:rFonts w:hint="eastAsia"/>
              </w:rPr>
            </w:pPr>
            <w:ins w:id="1723" w:author="Jason Huang" w:date="2026-04-07T10:45:00Z">
              <w:r w:rsidRPr="00931885">
                <w:t>维护用户权限、配置模型参数、更新响应模板</w:t>
              </w:r>
            </w:ins>
          </w:p>
        </w:tc>
      </w:tr>
    </w:tbl>
    <w:p w14:paraId="173BC636" w14:textId="77777777" w:rsidR="005F5459" w:rsidRPr="00931885" w:rsidRDefault="005F5459">
      <w:pPr>
        <w:spacing w:before="120" w:after="120" w:line="288" w:lineRule="auto"/>
        <w:rPr>
          <w:rFonts w:hint="eastAsia"/>
        </w:rPr>
      </w:pPr>
    </w:p>
    <w:p w14:paraId="58C3B4CE" w14:textId="3BAE27D8" w:rsidR="00474C43" w:rsidDel="00F71D10" w:rsidRDefault="0059427E">
      <w:pPr>
        <w:spacing w:before="240" w:after="120" w:line="288" w:lineRule="auto"/>
        <w:outlineLvl w:val="4"/>
        <w:rPr>
          <w:del w:id="1724" w:author="Jason Huang" w:date="2026-04-07T10:46:00Z" w16du:dateUtc="2026-04-07T02:46:00Z"/>
          <w:rFonts w:hint="eastAsia"/>
        </w:rPr>
      </w:pPr>
      <w:bookmarkStart w:id="1725" w:name="heading_102"/>
      <w:del w:id="1726" w:author="Jason Huang" w:date="2026-04-07T10:46:00Z" w16du:dateUtc="2026-04-07T02:46:00Z">
        <w:r w:rsidDel="00F71D10">
          <w:rPr>
            <w:rFonts w:ascii="Arial" w:eastAsia="DengXian" w:hAnsi="Arial" w:cs="Arial"/>
            <w:b/>
            <w:sz w:val="24"/>
          </w:rPr>
          <w:delText xml:space="preserve">5.1.1.4 </w:delText>
        </w:r>
        <w:r w:rsidDel="00F71D10">
          <w:rPr>
            <w:rFonts w:ascii="Arial" w:eastAsia="DengXian" w:hAnsi="Arial" w:cs="Arial"/>
            <w:b/>
            <w:sz w:val="24"/>
          </w:rPr>
          <w:delText>支持保障层（核心职责：系统运维、数据支撑、权限管理）</w:delText>
        </w:r>
        <w:bookmarkEnd w:id="1725"/>
      </w:del>
    </w:p>
    <w:p w14:paraId="58C3B4CF" w14:textId="3580A05A" w:rsidR="00474C43" w:rsidDel="00F71D10" w:rsidRDefault="0059427E" w:rsidP="00980F6C">
      <w:pPr>
        <w:numPr>
          <w:ilvl w:val="0"/>
          <w:numId w:val="374"/>
        </w:numPr>
        <w:spacing w:before="120" w:after="120" w:line="288" w:lineRule="auto"/>
        <w:rPr>
          <w:del w:id="1727" w:author="Jason Huang" w:date="2026-04-07T10:46:00Z" w16du:dateUtc="2026-04-07T02:46:00Z"/>
          <w:rFonts w:hint="eastAsia"/>
        </w:rPr>
      </w:pPr>
      <w:del w:id="1728" w:author="Jason Huang" w:date="2026-04-07T10:46:00Z" w16du:dateUtc="2026-04-07T02:46:00Z">
        <w:r w:rsidDel="00F71D10">
          <w:rPr>
            <w:rFonts w:ascii="Arial" w:eastAsia="DengXian" w:hAnsi="Arial" w:cs="Arial"/>
            <w:b/>
          </w:rPr>
          <w:delText>系统管理员</w:delText>
        </w:r>
      </w:del>
    </w:p>
    <w:p w14:paraId="58C3B4D0" w14:textId="091A4401" w:rsidR="00474C43" w:rsidDel="00F71D10" w:rsidRDefault="0059427E" w:rsidP="00980F6C">
      <w:pPr>
        <w:numPr>
          <w:ilvl w:val="0"/>
          <w:numId w:val="375"/>
        </w:numPr>
        <w:spacing w:before="120" w:after="120" w:line="288" w:lineRule="auto"/>
        <w:rPr>
          <w:del w:id="1729" w:author="Jason Huang" w:date="2026-04-07T10:46:00Z" w16du:dateUtc="2026-04-07T02:46:00Z"/>
          <w:rFonts w:hint="eastAsia"/>
        </w:rPr>
      </w:pPr>
      <w:del w:id="1730" w:author="Jason Huang" w:date="2026-04-07T10:46:00Z" w16du:dateUtc="2026-04-07T02:46:00Z">
        <w:r w:rsidDel="00F71D10">
          <w:rPr>
            <w:rFonts w:ascii="Arial" w:eastAsia="DengXian" w:hAnsi="Arial" w:cs="Arial"/>
          </w:rPr>
          <w:delText>所属部门：</w:delText>
        </w:r>
        <w:r w:rsidDel="00F71D10">
          <w:rPr>
            <w:rFonts w:ascii="Arial" w:eastAsia="DengXian" w:hAnsi="Arial" w:cs="Arial"/>
          </w:rPr>
          <w:delText>IT</w:delText>
        </w:r>
        <w:r w:rsidDel="00F71D10">
          <w:rPr>
            <w:rFonts w:ascii="Arial" w:eastAsia="DengXian" w:hAnsi="Arial" w:cs="Arial"/>
          </w:rPr>
          <w:delText>部</w:delText>
        </w:r>
      </w:del>
    </w:p>
    <w:p w14:paraId="58C3B4D1" w14:textId="43C90D05" w:rsidR="00474C43" w:rsidDel="00F71D10" w:rsidRDefault="0059427E" w:rsidP="00980F6C">
      <w:pPr>
        <w:numPr>
          <w:ilvl w:val="0"/>
          <w:numId w:val="376"/>
        </w:numPr>
        <w:spacing w:before="120" w:after="120" w:line="288" w:lineRule="auto"/>
        <w:rPr>
          <w:del w:id="1731" w:author="Jason Huang" w:date="2026-04-07T10:46:00Z" w16du:dateUtc="2026-04-07T02:46:00Z"/>
          <w:rFonts w:hint="eastAsia"/>
        </w:rPr>
      </w:pPr>
      <w:del w:id="1732" w:author="Jason Huang" w:date="2026-04-07T10:46:00Z" w16du:dateUtc="2026-04-07T02:46:00Z">
        <w:r w:rsidDel="00F71D10">
          <w:rPr>
            <w:rFonts w:ascii="Arial" w:eastAsia="DengXian" w:hAnsi="Arial" w:cs="Arial"/>
          </w:rPr>
          <w:delText>核心职责：系统权限配置、用户</w:delText>
        </w:r>
        <w:r w:rsidDel="00F71D10">
          <w:rPr>
            <w:rFonts w:ascii="Arial" w:eastAsia="DengXian" w:hAnsi="Arial" w:cs="Arial"/>
          </w:rPr>
          <w:delText>/</w:delText>
        </w:r>
        <w:r w:rsidDel="00F71D10">
          <w:rPr>
            <w:rFonts w:ascii="Arial" w:eastAsia="DengXian" w:hAnsi="Arial" w:cs="Arial"/>
          </w:rPr>
          <w:delText>角色管理、系统参数配置、日志审计、系统运维、故障排查、接口维护、数据备份与恢复。</w:delText>
        </w:r>
      </w:del>
    </w:p>
    <w:p w14:paraId="58C3B4D2" w14:textId="4F745ADD" w:rsidR="00474C43" w:rsidDel="00F71D10" w:rsidRDefault="0059427E" w:rsidP="00980F6C">
      <w:pPr>
        <w:numPr>
          <w:ilvl w:val="0"/>
          <w:numId w:val="377"/>
        </w:numPr>
        <w:spacing w:before="120" w:after="120" w:line="288" w:lineRule="auto"/>
        <w:rPr>
          <w:del w:id="1733" w:author="Jason Huang" w:date="2026-04-07T10:46:00Z" w16du:dateUtc="2026-04-07T02:46:00Z"/>
          <w:rFonts w:hint="eastAsia"/>
        </w:rPr>
      </w:pPr>
      <w:del w:id="1734" w:author="Jason Huang" w:date="2026-04-07T10:46:00Z" w16du:dateUtc="2026-04-07T02:46:00Z">
        <w:r w:rsidDel="00F71D10">
          <w:rPr>
            <w:rFonts w:ascii="Arial" w:eastAsia="DengXian" w:hAnsi="Arial" w:cs="Arial"/>
            <w:b/>
          </w:rPr>
          <w:delText>数据管理员</w:delText>
        </w:r>
      </w:del>
    </w:p>
    <w:p w14:paraId="58C3B4D3" w14:textId="7A286655" w:rsidR="00474C43" w:rsidDel="00F71D10" w:rsidRDefault="0059427E" w:rsidP="00980F6C">
      <w:pPr>
        <w:numPr>
          <w:ilvl w:val="0"/>
          <w:numId w:val="378"/>
        </w:numPr>
        <w:spacing w:before="120" w:after="120" w:line="288" w:lineRule="auto"/>
        <w:rPr>
          <w:del w:id="1735" w:author="Jason Huang" w:date="2026-04-07T10:46:00Z" w16du:dateUtc="2026-04-07T02:46:00Z"/>
          <w:rFonts w:hint="eastAsia"/>
        </w:rPr>
      </w:pPr>
      <w:del w:id="1736" w:author="Jason Huang" w:date="2026-04-07T10:46:00Z" w16du:dateUtc="2026-04-07T02:46:00Z">
        <w:r w:rsidDel="00F71D10">
          <w:rPr>
            <w:rFonts w:ascii="Arial" w:eastAsia="DengXian" w:hAnsi="Arial" w:cs="Arial"/>
          </w:rPr>
          <w:delText>所属部门：数据</w:delText>
        </w:r>
        <w:r w:rsidR="006B00FF" w:rsidDel="00F71D10">
          <w:rPr>
            <w:rFonts w:ascii="Arial" w:eastAsia="DengXian" w:hAnsi="Arial" w:cs="Arial" w:hint="eastAsia"/>
          </w:rPr>
          <w:delText>团队</w:delText>
        </w:r>
      </w:del>
    </w:p>
    <w:p w14:paraId="58C3B4D4" w14:textId="1D74EB42" w:rsidR="00474C43" w:rsidDel="00F71D10" w:rsidRDefault="0059427E" w:rsidP="00980F6C">
      <w:pPr>
        <w:numPr>
          <w:ilvl w:val="0"/>
          <w:numId w:val="379"/>
        </w:numPr>
        <w:spacing w:before="120" w:after="120" w:line="288" w:lineRule="auto"/>
        <w:rPr>
          <w:del w:id="1737" w:author="Jason Huang" w:date="2026-04-07T10:46:00Z" w16du:dateUtc="2026-04-07T02:46:00Z"/>
          <w:rFonts w:hint="eastAsia"/>
        </w:rPr>
      </w:pPr>
      <w:del w:id="1738" w:author="Jason Huang" w:date="2026-04-07T10:46:00Z" w16du:dateUtc="2026-04-07T02:46:00Z">
        <w:r w:rsidDel="00F71D10">
          <w:rPr>
            <w:rFonts w:ascii="Arial" w:eastAsia="DengXian" w:hAnsi="Arial" w:cs="Arial"/>
          </w:rPr>
          <w:delText>核心职责：数据源维护、数据清洗与标准化、数据质量监控、风险数据管理、数据统计与分析、为各部门提供数据支撑。</w:delText>
        </w:r>
      </w:del>
    </w:p>
    <w:p w14:paraId="58C3B4D5" w14:textId="6F30021A" w:rsidR="00474C43" w:rsidRDefault="0059427E">
      <w:pPr>
        <w:spacing w:before="120" w:after="120" w:line="288" w:lineRule="auto"/>
        <w:rPr>
          <w:rFonts w:hint="eastAsia"/>
        </w:rPr>
      </w:pPr>
      <w:del w:id="1739" w:author="Jason Huang" w:date="2026-04-07T10:46:00Z" w16du:dateUtc="2026-04-07T02:46:00Z">
        <w:r w:rsidDel="00F71D10">
          <w:rPr>
            <w:rFonts w:ascii="Arial" w:eastAsia="DengXian" w:hAnsi="Arial" w:cs="Arial"/>
          </w:rPr>
          <w:delText>角色设计说明：所有角色均覆盖供应链端到端管理域（计划、采购、物流、生产、仓储、风控、合规、决策、支持），层级清晰、职责明确，与系统核心模块功能对应，确保每个系统操作均有对应角色承接，同时支持角色权限精细化配置，适配不同企业的组织架构与管理需求。</w:delText>
        </w:r>
      </w:del>
    </w:p>
    <w:p w14:paraId="58C3B4D6" w14:textId="77777777" w:rsidR="00474C43" w:rsidRDefault="0059427E">
      <w:pPr>
        <w:spacing w:before="260" w:after="120" w:line="288" w:lineRule="auto"/>
        <w:outlineLvl w:val="3"/>
        <w:rPr>
          <w:rFonts w:hint="eastAsia"/>
        </w:rPr>
      </w:pPr>
      <w:bookmarkStart w:id="1740" w:name="heading_103"/>
      <w:r>
        <w:rPr>
          <w:rFonts w:ascii="Arial" w:eastAsia="DengXian" w:hAnsi="Arial" w:cs="Arial"/>
          <w:b/>
          <w:sz w:val="28"/>
        </w:rPr>
        <w:t xml:space="preserve">5.1.2 </w:t>
      </w:r>
      <w:r>
        <w:rPr>
          <w:rFonts w:ascii="Arial" w:eastAsia="DengXian" w:hAnsi="Arial" w:cs="Arial"/>
          <w:b/>
          <w:sz w:val="28"/>
        </w:rPr>
        <w:t>各角色用户流程</w:t>
      </w:r>
      <w:bookmarkEnd w:id="1740"/>
    </w:p>
    <w:p w14:paraId="58C3B4D7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各角色用户流程围绕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风险全生命周期管理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核心，结合角色职责与系统功能，形成闭环流程，具体如下：</w:t>
      </w:r>
    </w:p>
    <w:p w14:paraId="58C3B4D8" w14:textId="4FB6E133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741" w:name="heading_104"/>
      <w:r>
        <w:rPr>
          <w:rFonts w:ascii="Arial" w:eastAsia="DengXian" w:hAnsi="Arial" w:cs="Arial"/>
          <w:b/>
          <w:sz w:val="24"/>
        </w:rPr>
        <w:lastRenderedPageBreak/>
        <w:t xml:space="preserve">5.1.2.1 </w:t>
      </w:r>
      <w:ins w:id="1742" w:author="Jason Huang" w:date="2026-04-07T10:50:00Z" w16du:dateUtc="2026-04-07T02:50:00Z">
        <w:r w:rsidR="00B77F68" w:rsidRPr="00B77F68">
          <w:rPr>
            <w:rFonts w:ascii="Arial" w:eastAsia="DengXian" w:hAnsi="Arial" w:cs="Arial" w:hint="eastAsia"/>
            <w:b/>
            <w:sz w:val="24"/>
          </w:rPr>
          <w:t>风险监控专员</w:t>
        </w:r>
      </w:ins>
      <w:del w:id="1743" w:author="Jason Huang" w:date="2026-04-07T10:50:00Z" w16du:dateUtc="2026-04-07T02:50:00Z">
        <w:r w:rsidDel="00B77F68">
          <w:rPr>
            <w:rFonts w:ascii="Arial" w:eastAsia="DengXian" w:hAnsi="Arial" w:cs="Arial"/>
            <w:b/>
            <w:sz w:val="24"/>
          </w:rPr>
          <w:delText>决策层（高层）用户流程</w:delText>
        </w:r>
      </w:del>
      <w:bookmarkEnd w:id="1741"/>
    </w:p>
    <w:p w14:paraId="58C3B4D9" w14:textId="3B0E09A3" w:rsidR="00474C43" w:rsidDel="00F453FB" w:rsidRDefault="0059427E" w:rsidP="00980F6C">
      <w:pPr>
        <w:numPr>
          <w:ilvl w:val="0"/>
          <w:numId w:val="380"/>
        </w:numPr>
        <w:spacing w:before="120" w:after="120" w:line="288" w:lineRule="auto"/>
        <w:rPr>
          <w:del w:id="1744" w:author="Jason Huang" w:date="2026-04-07T10:50:00Z" w16du:dateUtc="2026-04-07T02:50:00Z"/>
          <w:rFonts w:hint="eastAsia"/>
        </w:rPr>
      </w:pPr>
      <w:del w:id="1745" w:author="Jason Huang" w:date="2026-04-07T10:50:00Z" w16du:dateUtc="2026-04-07T02:50:00Z">
        <w:r w:rsidDel="00F453FB">
          <w:rPr>
            <w:rFonts w:ascii="Arial" w:eastAsia="DengXian" w:hAnsi="Arial" w:cs="Arial"/>
            <w:b/>
          </w:rPr>
          <w:delText>集团高层用户流程</w:delText>
        </w:r>
        <w:r w:rsidDel="00F453FB">
          <w:rPr>
            <w:rFonts w:ascii="Arial" w:eastAsia="DengXian" w:hAnsi="Arial" w:cs="Arial"/>
          </w:rPr>
          <w:delText>：</w:delText>
        </w:r>
        <w:r w:rsidDel="00F453FB">
          <w:rPr>
            <w:rFonts w:ascii="Arial" w:eastAsia="DengXian" w:hAnsi="Arial" w:cs="Arial"/>
          </w:rPr>
          <w:delText xml:space="preserve">1. </w:delText>
        </w:r>
        <w:r w:rsidDel="00F453FB">
          <w:rPr>
            <w:rFonts w:ascii="Arial" w:eastAsia="DengXian" w:hAnsi="Arial" w:cs="Arial"/>
          </w:rPr>
          <w:delText>登录系统</w:delText>
        </w:r>
        <w:r w:rsidDel="00F453FB">
          <w:rPr>
            <w:rFonts w:ascii="Arial" w:eastAsia="DengXian" w:hAnsi="Arial" w:cs="Arial"/>
          </w:rPr>
          <w:delText xml:space="preserve">→2. </w:delText>
        </w:r>
        <w:r w:rsidDel="00F453FB">
          <w:rPr>
            <w:rFonts w:ascii="Arial" w:eastAsia="DengXian" w:hAnsi="Arial" w:cs="Arial"/>
          </w:rPr>
          <w:delText>查看首页风险大屏与全局统计报表，掌握供应链整体风险态势</w:delText>
        </w:r>
        <w:r w:rsidDel="00F453FB">
          <w:rPr>
            <w:rFonts w:ascii="Arial" w:eastAsia="DengXian" w:hAnsi="Arial" w:cs="Arial"/>
          </w:rPr>
          <w:delText xml:space="preserve">→3. </w:delText>
        </w:r>
        <w:r w:rsidDel="00F453FB">
          <w:rPr>
            <w:rFonts w:ascii="Arial" w:eastAsia="DengXian" w:hAnsi="Arial" w:cs="Arial"/>
          </w:rPr>
          <w:delText>接收红级</w:delText>
        </w:r>
        <w:r w:rsidDel="00F453FB">
          <w:rPr>
            <w:rFonts w:ascii="Arial" w:eastAsia="DengXian" w:hAnsi="Arial" w:cs="Arial"/>
          </w:rPr>
          <w:delText>/</w:delText>
        </w:r>
        <w:r w:rsidDel="00F453FB">
          <w:rPr>
            <w:rFonts w:ascii="Arial" w:eastAsia="DengXian" w:hAnsi="Arial" w:cs="Arial"/>
          </w:rPr>
          <w:delText>橙级风险审批通知（即时通讯系统</w:delText>
        </w:r>
        <w:r w:rsidDel="00F453FB">
          <w:rPr>
            <w:rFonts w:ascii="Arial" w:eastAsia="DengXian" w:hAnsi="Arial" w:cs="Arial"/>
          </w:rPr>
          <w:delText>+</w:delText>
        </w:r>
        <w:r w:rsidDel="00F453FB">
          <w:rPr>
            <w:rFonts w:ascii="Arial" w:eastAsia="DengXian" w:hAnsi="Arial" w:cs="Arial"/>
          </w:rPr>
          <w:delText>短信</w:delText>
        </w:r>
        <w:r w:rsidDel="00F453FB">
          <w:rPr>
            <w:rFonts w:ascii="Arial" w:eastAsia="DengXian" w:hAnsi="Arial" w:cs="Arial"/>
          </w:rPr>
          <w:delText>+</w:delText>
        </w:r>
        <w:r w:rsidDel="00F453FB">
          <w:rPr>
            <w:rFonts w:ascii="Arial" w:eastAsia="DengXian" w:hAnsi="Arial" w:cs="Arial"/>
          </w:rPr>
          <w:delText>系统站内信）</w:delText>
        </w:r>
        <w:r w:rsidDel="00F453FB">
          <w:rPr>
            <w:rFonts w:ascii="Arial" w:eastAsia="DengXian" w:hAnsi="Arial" w:cs="Arial"/>
          </w:rPr>
          <w:delText xml:space="preserve">→4. </w:delText>
        </w:r>
        <w:r w:rsidDel="00F453FB">
          <w:rPr>
            <w:rFonts w:ascii="Arial" w:eastAsia="DengXian" w:hAnsi="Arial" w:cs="Arial"/>
          </w:rPr>
          <w:delText>进入风险详情页，查看风险分析报告、影响评估及拟应对方案</w:delText>
        </w:r>
        <w:r w:rsidDel="00F453FB">
          <w:rPr>
            <w:rFonts w:ascii="Arial" w:eastAsia="DengXian" w:hAnsi="Arial" w:cs="Arial"/>
          </w:rPr>
          <w:delText xml:space="preserve">→5. </w:delText>
        </w:r>
        <w:r w:rsidDel="00F453FB">
          <w:rPr>
            <w:rFonts w:ascii="Arial" w:eastAsia="DengXian" w:hAnsi="Arial" w:cs="Arial"/>
          </w:rPr>
          <w:delText>审批应对方案（同意</w:delText>
        </w:r>
        <w:r w:rsidDel="00F453FB">
          <w:rPr>
            <w:rFonts w:ascii="Arial" w:eastAsia="DengXian" w:hAnsi="Arial" w:cs="Arial"/>
          </w:rPr>
          <w:delText>/</w:delText>
        </w:r>
        <w:r w:rsidDel="00F453FB">
          <w:rPr>
            <w:rFonts w:ascii="Arial" w:eastAsia="DengXian" w:hAnsi="Arial" w:cs="Arial"/>
          </w:rPr>
          <w:delText>驳回并填写意见）</w:delText>
        </w:r>
        <w:r w:rsidDel="00F453FB">
          <w:rPr>
            <w:rFonts w:ascii="Arial" w:eastAsia="DengXian" w:hAnsi="Arial" w:cs="Arial"/>
          </w:rPr>
          <w:delText xml:space="preserve">→6. </w:delText>
        </w:r>
        <w:r w:rsidDel="00F453FB">
          <w:rPr>
            <w:rFonts w:ascii="Arial" w:eastAsia="DengXian" w:hAnsi="Arial" w:cs="Arial"/>
          </w:rPr>
          <w:delText>统筹跨部门资源，协调重大风险处置</w:delText>
        </w:r>
        <w:r w:rsidDel="00F453FB">
          <w:rPr>
            <w:rFonts w:ascii="Arial" w:eastAsia="DengXian" w:hAnsi="Arial" w:cs="Arial"/>
          </w:rPr>
          <w:delText xml:space="preserve">→7. </w:delText>
        </w:r>
        <w:r w:rsidDel="00F453FB">
          <w:rPr>
            <w:rFonts w:ascii="Arial" w:eastAsia="DengXian" w:hAnsi="Arial" w:cs="Arial"/>
          </w:rPr>
          <w:delText>定期查看风险复盘报告，了解处置效果</w:delText>
        </w:r>
        <w:r w:rsidDel="00F453FB">
          <w:rPr>
            <w:rFonts w:ascii="Arial" w:eastAsia="DengXian" w:hAnsi="Arial" w:cs="Arial"/>
          </w:rPr>
          <w:delText xml:space="preserve">→8. </w:delText>
        </w:r>
        <w:r w:rsidDel="00F453FB">
          <w:rPr>
            <w:rFonts w:ascii="Arial" w:eastAsia="DengXian" w:hAnsi="Arial" w:cs="Arial"/>
          </w:rPr>
          <w:delText>提出系统优化与风险管控策略调整建议</w:delText>
        </w:r>
        <w:r w:rsidDel="00F453FB">
          <w:rPr>
            <w:rFonts w:ascii="Arial" w:eastAsia="DengXian" w:hAnsi="Arial" w:cs="Arial"/>
          </w:rPr>
          <w:delText xml:space="preserve">→9. </w:delText>
        </w:r>
        <w:r w:rsidDel="00F453FB">
          <w:rPr>
            <w:rFonts w:ascii="Arial" w:eastAsia="DengXian" w:hAnsi="Arial" w:cs="Arial"/>
          </w:rPr>
          <w:delText>退出系统。</w:delText>
        </w:r>
      </w:del>
    </w:p>
    <w:p w14:paraId="58C3B4DA" w14:textId="31738911" w:rsidR="00474C43" w:rsidDel="00F453FB" w:rsidRDefault="0059427E" w:rsidP="00980F6C">
      <w:pPr>
        <w:numPr>
          <w:ilvl w:val="0"/>
          <w:numId w:val="381"/>
        </w:numPr>
        <w:spacing w:before="120" w:after="120" w:line="288" w:lineRule="auto"/>
        <w:rPr>
          <w:del w:id="1746" w:author="Jason Huang" w:date="2026-04-07T10:50:00Z" w16du:dateUtc="2026-04-07T02:50:00Z"/>
          <w:rFonts w:hint="eastAsia"/>
        </w:rPr>
      </w:pPr>
      <w:del w:id="1747" w:author="Jason Huang" w:date="2026-04-07T10:50:00Z" w16du:dateUtc="2026-04-07T02:50:00Z">
        <w:r w:rsidDel="00F453FB">
          <w:rPr>
            <w:rFonts w:ascii="Arial" w:eastAsia="DengXian" w:hAnsi="Arial" w:cs="Arial"/>
            <w:b/>
          </w:rPr>
          <w:delText>事业部</w:delText>
        </w:r>
        <w:r w:rsidDel="00F453FB">
          <w:rPr>
            <w:rFonts w:ascii="Arial" w:eastAsia="DengXian" w:hAnsi="Arial" w:cs="Arial"/>
            <w:b/>
          </w:rPr>
          <w:delText>/</w:delText>
        </w:r>
        <w:r w:rsidDel="00F453FB">
          <w:rPr>
            <w:rFonts w:ascii="Arial" w:eastAsia="DengXian" w:hAnsi="Arial" w:cs="Arial"/>
            <w:b/>
          </w:rPr>
          <w:delText>产业</w:delText>
        </w:r>
        <w:r w:rsidDel="00F453FB">
          <w:rPr>
            <w:rFonts w:ascii="Arial" w:eastAsia="DengXian" w:hAnsi="Arial" w:cs="Arial"/>
            <w:b/>
          </w:rPr>
          <w:delText>/</w:delText>
        </w:r>
        <w:r w:rsidDel="00F453FB">
          <w:rPr>
            <w:rFonts w:ascii="Arial" w:eastAsia="DengXian" w:hAnsi="Arial" w:cs="Arial"/>
            <w:b/>
          </w:rPr>
          <w:delText>子公司高层（集团型企业）用户流程</w:delText>
        </w:r>
        <w:r w:rsidDel="00F453FB">
          <w:rPr>
            <w:rFonts w:ascii="Arial" w:eastAsia="DengXian" w:hAnsi="Arial" w:cs="Arial"/>
          </w:rPr>
          <w:delText>：</w:delText>
        </w:r>
        <w:r w:rsidDel="00F453FB">
          <w:rPr>
            <w:rFonts w:ascii="Arial" w:eastAsia="DengXian" w:hAnsi="Arial" w:cs="Arial"/>
          </w:rPr>
          <w:delText xml:space="preserve">1. </w:delText>
        </w:r>
        <w:r w:rsidDel="00F453FB">
          <w:rPr>
            <w:rFonts w:ascii="Arial" w:eastAsia="DengXian" w:hAnsi="Arial" w:cs="Arial"/>
          </w:rPr>
          <w:delText>登录系统</w:delText>
        </w:r>
        <w:r w:rsidDel="00F453FB">
          <w:rPr>
            <w:rFonts w:ascii="Arial" w:eastAsia="DengXian" w:hAnsi="Arial" w:cs="Arial"/>
          </w:rPr>
          <w:delText xml:space="preserve">→2. </w:delText>
        </w:r>
        <w:r w:rsidDel="00F453FB">
          <w:rPr>
            <w:rFonts w:ascii="Arial" w:eastAsia="DengXian" w:hAnsi="Arial" w:cs="Arial"/>
          </w:rPr>
          <w:delText>查看集团</w:delText>
        </w:r>
        <w:r w:rsidDel="00F453FB">
          <w:rPr>
            <w:rFonts w:ascii="Arial" w:eastAsia="DengXian" w:hAnsi="Arial" w:cs="Arial"/>
          </w:rPr>
          <w:delText>/</w:delText>
        </w:r>
        <w:r w:rsidDel="00F453FB">
          <w:rPr>
            <w:rFonts w:ascii="Arial" w:eastAsia="DengXian" w:hAnsi="Arial" w:cs="Arial"/>
          </w:rPr>
          <w:delText>企业供应链风险总览与重大风险清单</w:delText>
        </w:r>
        <w:r w:rsidDel="00F453FB">
          <w:rPr>
            <w:rFonts w:ascii="Arial" w:eastAsia="DengXian" w:hAnsi="Arial" w:cs="Arial"/>
          </w:rPr>
          <w:delText xml:space="preserve">→3. </w:delText>
        </w:r>
        <w:r w:rsidDel="00F453FB">
          <w:rPr>
            <w:rFonts w:ascii="Arial" w:eastAsia="DengXian" w:hAnsi="Arial" w:cs="Arial"/>
          </w:rPr>
          <w:delText>审批重大资源投入与跨部门重大风险处置方案</w:delText>
        </w:r>
        <w:r w:rsidDel="00F453FB">
          <w:rPr>
            <w:rFonts w:ascii="Arial" w:eastAsia="DengXian" w:hAnsi="Arial" w:cs="Arial"/>
          </w:rPr>
          <w:delText xml:space="preserve">→4. </w:delText>
        </w:r>
        <w:r w:rsidDel="00F453FB">
          <w:rPr>
            <w:rFonts w:ascii="Arial" w:eastAsia="DengXian" w:hAnsi="Arial" w:cs="Arial"/>
          </w:rPr>
          <w:delText>监督供应链总监工作推进情况，查看相关任务执行报表</w:delText>
        </w:r>
        <w:r w:rsidDel="00F453FB">
          <w:rPr>
            <w:rFonts w:ascii="Arial" w:eastAsia="DengXian" w:hAnsi="Arial" w:cs="Arial"/>
          </w:rPr>
          <w:delText xml:space="preserve">→5. </w:delText>
        </w:r>
        <w:r w:rsidDel="00F453FB">
          <w:rPr>
            <w:rFonts w:ascii="Arial" w:eastAsia="DengXian" w:hAnsi="Arial" w:cs="Arial"/>
          </w:rPr>
          <w:delText>承接集团整体战略，调整供应链风险管控方向</w:delText>
        </w:r>
        <w:r w:rsidDel="00F453FB">
          <w:rPr>
            <w:rFonts w:ascii="Arial" w:eastAsia="DengXian" w:hAnsi="Arial" w:cs="Arial"/>
          </w:rPr>
          <w:delText xml:space="preserve">→6. </w:delText>
        </w:r>
        <w:r w:rsidDel="00F453FB">
          <w:rPr>
            <w:rFonts w:ascii="Arial" w:eastAsia="DengXian" w:hAnsi="Arial" w:cs="Arial"/>
          </w:rPr>
          <w:delText>审核年度风险管控总结与规划</w:delText>
        </w:r>
        <w:r w:rsidDel="00F453FB">
          <w:rPr>
            <w:rFonts w:ascii="Arial" w:eastAsia="DengXian" w:hAnsi="Arial" w:cs="Arial"/>
          </w:rPr>
          <w:delText xml:space="preserve">→7. </w:delText>
        </w:r>
        <w:r w:rsidDel="00F453FB">
          <w:rPr>
            <w:rFonts w:ascii="Arial" w:eastAsia="DengXian" w:hAnsi="Arial" w:cs="Arial"/>
          </w:rPr>
          <w:delText>退出系统。</w:delText>
        </w:r>
      </w:del>
    </w:p>
    <w:p w14:paraId="358295AE" w14:textId="15532863" w:rsidR="00F453FB" w:rsidRDefault="0059427E" w:rsidP="00F453FB">
      <w:pPr>
        <w:numPr>
          <w:ilvl w:val="0"/>
          <w:numId w:val="382"/>
        </w:numPr>
        <w:spacing w:before="120" w:after="120" w:line="288" w:lineRule="auto"/>
        <w:rPr>
          <w:ins w:id="1748" w:author="Jason Huang" w:date="2026-04-07T10:51:00Z" w16du:dateUtc="2026-04-07T02:51:00Z"/>
          <w:rFonts w:hint="eastAsia"/>
        </w:rPr>
      </w:pPr>
      <w:del w:id="1749" w:author="Jason Huang" w:date="2026-04-07T10:50:00Z" w16du:dateUtc="2026-04-07T02:50:00Z">
        <w:r w:rsidDel="00F453FB">
          <w:rPr>
            <w:rFonts w:ascii="Arial" w:eastAsia="DengXian" w:hAnsi="Arial" w:cs="Arial"/>
            <w:b/>
          </w:rPr>
          <w:delText>事业部</w:delText>
        </w:r>
        <w:r w:rsidDel="00F453FB">
          <w:rPr>
            <w:rFonts w:ascii="Arial" w:eastAsia="DengXian" w:hAnsi="Arial" w:cs="Arial"/>
            <w:b/>
          </w:rPr>
          <w:delText>/</w:delText>
        </w:r>
        <w:r w:rsidDel="00F453FB">
          <w:rPr>
            <w:rFonts w:ascii="Arial" w:eastAsia="DengXian" w:hAnsi="Arial" w:cs="Arial"/>
            <w:b/>
          </w:rPr>
          <w:delText>产业</w:delText>
        </w:r>
        <w:r w:rsidDel="00F453FB">
          <w:rPr>
            <w:rFonts w:ascii="Arial" w:eastAsia="DengXian" w:hAnsi="Arial" w:cs="Arial"/>
            <w:b/>
          </w:rPr>
          <w:delText>/</w:delText>
        </w:r>
        <w:r w:rsidDel="00F453FB">
          <w:rPr>
            <w:rFonts w:ascii="Arial" w:eastAsia="DengXian" w:hAnsi="Arial" w:cs="Arial"/>
            <w:b/>
          </w:rPr>
          <w:delText>子公司供应链负责人（集团型企业）用户流程</w:delText>
        </w:r>
        <w:r w:rsidDel="00F453FB">
          <w:rPr>
            <w:rFonts w:ascii="Arial" w:eastAsia="DengXian" w:hAnsi="Arial" w:cs="Arial"/>
          </w:rPr>
          <w:delText>：</w:delText>
        </w:r>
        <w:r w:rsidDel="00F453FB">
          <w:rPr>
            <w:rFonts w:ascii="Arial" w:eastAsia="DengXian" w:hAnsi="Arial" w:cs="Arial"/>
          </w:rPr>
          <w:delText xml:space="preserve">1. </w:delText>
        </w:r>
        <w:r w:rsidDel="00F453FB">
          <w:rPr>
            <w:rFonts w:ascii="Arial" w:eastAsia="DengXian" w:hAnsi="Arial" w:cs="Arial"/>
          </w:rPr>
          <w:delText>登录系统</w:delText>
        </w:r>
        <w:r w:rsidDel="00F453FB">
          <w:rPr>
            <w:rFonts w:ascii="Arial" w:eastAsia="DengXian" w:hAnsi="Arial" w:cs="Arial"/>
          </w:rPr>
          <w:delText xml:space="preserve">→2. </w:delText>
        </w:r>
        <w:r w:rsidDel="00F453FB">
          <w:rPr>
            <w:rFonts w:ascii="Arial" w:eastAsia="DengXian" w:hAnsi="Arial" w:cs="Arial"/>
          </w:rPr>
          <w:delText>查看集团各子公司供应链风险汇总数据与风险地图</w:delText>
        </w:r>
        <w:r w:rsidDel="00F453FB">
          <w:rPr>
            <w:rFonts w:ascii="Arial" w:eastAsia="DengXian" w:hAnsi="Arial" w:cs="Arial"/>
          </w:rPr>
          <w:delText xml:space="preserve">→3. </w:delText>
        </w:r>
        <w:r w:rsidDel="00F453FB">
          <w:rPr>
            <w:rFonts w:ascii="Arial" w:eastAsia="DengXian" w:hAnsi="Arial" w:cs="Arial"/>
          </w:rPr>
          <w:delText>审批集团级风险管控标准与重大风险处置方案</w:delText>
        </w:r>
        <w:r w:rsidDel="00F453FB">
          <w:rPr>
            <w:rFonts w:ascii="Arial" w:eastAsia="DengXian" w:hAnsi="Arial" w:cs="Arial"/>
          </w:rPr>
          <w:delText xml:space="preserve">→4. </w:delText>
        </w:r>
        <w:r w:rsidDel="00F453FB">
          <w:rPr>
            <w:rFonts w:ascii="Arial" w:eastAsia="DengXian" w:hAnsi="Arial" w:cs="Arial"/>
          </w:rPr>
          <w:delText>协调集团内事业部</w:delText>
        </w:r>
        <w:r w:rsidDel="00F453FB">
          <w:rPr>
            <w:rFonts w:ascii="Arial" w:eastAsia="DengXian" w:hAnsi="Arial" w:cs="Arial"/>
          </w:rPr>
          <w:delText>/</w:delText>
        </w:r>
        <w:r w:rsidDel="00F453FB">
          <w:rPr>
            <w:rFonts w:ascii="Arial" w:eastAsia="DengXian" w:hAnsi="Arial" w:cs="Arial"/>
          </w:rPr>
          <w:delText>产业</w:delText>
        </w:r>
        <w:r w:rsidDel="00F453FB">
          <w:rPr>
            <w:rFonts w:ascii="Arial" w:eastAsia="DengXian" w:hAnsi="Arial" w:cs="Arial"/>
          </w:rPr>
          <w:delText>/</w:delText>
        </w:r>
        <w:r w:rsidDel="00F453FB">
          <w:rPr>
            <w:rFonts w:ascii="Arial" w:eastAsia="DengXian" w:hAnsi="Arial" w:cs="Arial"/>
          </w:rPr>
          <w:delText>子公司资源，统筹跨子公司风险处置</w:delText>
        </w:r>
        <w:r w:rsidDel="00F453FB">
          <w:rPr>
            <w:rFonts w:ascii="Arial" w:eastAsia="DengXian" w:hAnsi="Arial" w:cs="Arial"/>
          </w:rPr>
          <w:delText xml:space="preserve">→5. </w:delText>
        </w:r>
        <w:r w:rsidDel="00F453FB">
          <w:rPr>
            <w:rFonts w:ascii="Arial" w:eastAsia="DengXian" w:hAnsi="Arial" w:cs="Arial"/>
          </w:rPr>
          <w:delText>查看集团风险统计报表与复盘报告，分析集团供应链韧性短板</w:delText>
        </w:r>
        <w:r w:rsidDel="00F453FB">
          <w:rPr>
            <w:rFonts w:ascii="Arial" w:eastAsia="DengXian" w:hAnsi="Arial" w:cs="Arial"/>
          </w:rPr>
          <w:delText xml:space="preserve">→6. </w:delText>
        </w:r>
        <w:r w:rsidDel="00F453FB">
          <w:rPr>
            <w:rFonts w:ascii="Arial" w:eastAsia="DengXian" w:hAnsi="Arial" w:cs="Arial"/>
          </w:rPr>
          <w:delText>推动集团层面风险管控规则与系统优化</w:delText>
        </w:r>
        <w:r w:rsidDel="00F453FB">
          <w:rPr>
            <w:rFonts w:ascii="Arial" w:eastAsia="DengXian" w:hAnsi="Arial" w:cs="Arial"/>
          </w:rPr>
          <w:delText xml:space="preserve">→7. </w:delText>
        </w:r>
        <w:r w:rsidDel="00F453FB">
          <w:rPr>
            <w:rFonts w:ascii="Arial" w:eastAsia="DengXian" w:hAnsi="Arial" w:cs="Arial"/>
          </w:rPr>
          <w:delText>退出系统。</w:delText>
        </w:r>
      </w:del>
    </w:p>
    <w:tbl>
      <w:tblPr>
        <w:tblStyle w:val="af0"/>
        <w:tblW w:w="0" w:type="auto"/>
        <w:tblLook w:val="04A0" w:firstRow="1" w:lastRow="0" w:firstColumn="1" w:lastColumn="0" w:noHBand="0" w:noVBand="1"/>
        <w:tblPrChange w:id="1750" w:author="Jason Huang" w:date="2026-04-07T10:51:00Z" w16du:dateUtc="2026-04-07T02:51:00Z">
          <w:tblPr>
            <w:tblW w:w="0" w:type="auto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28"/>
        <w:gridCol w:w="3542"/>
        <w:gridCol w:w="1845"/>
        <w:gridCol w:w="2506"/>
        <w:tblGridChange w:id="1751">
          <w:tblGrid>
            <w:gridCol w:w="324"/>
            <w:gridCol w:w="304"/>
            <w:gridCol w:w="330"/>
            <w:gridCol w:w="3212"/>
            <w:gridCol w:w="374"/>
            <w:gridCol w:w="1471"/>
            <w:gridCol w:w="505"/>
            <w:gridCol w:w="2001"/>
            <w:gridCol w:w="348"/>
          </w:tblGrid>
        </w:tblGridChange>
      </w:tblGrid>
      <w:tr w:rsidR="00F453FB" w:rsidRPr="00F453FB" w14:paraId="1A11971F" w14:textId="77777777" w:rsidTr="00BB7F4F">
        <w:trPr>
          <w:ins w:id="1752" w:author="Jason Huang" w:date="2026-04-07T10:51:00Z"/>
          <w:trPrChange w:id="1753" w:author="Jason Huang" w:date="2026-04-07T10:51:00Z" w16du:dateUtc="2026-04-07T02:51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1754" w:author="Jason Huang" w:date="2026-04-07T10:51:00Z" w16du:dateUtc="2026-04-07T02:51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B0D7220" w14:textId="77777777" w:rsidR="00F453FB" w:rsidRPr="00F453FB" w:rsidRDefault="00F453FB">
            <w:pPr>
              <w:widowControl/>
              <w:spacing w:line="375" w:lineRule="atLeast"/>
              <w:rPr>
                <w:ins w:id="1755" w:author="Jason Huang" w:date="2026-04-07T10:51:00Z" w16du:dateUtc="2026-04-07T02:51:00Z"/>
                <w:rFonts w:ascii="Segoe UI" w:eastAsia="SimSun" w:hAnsi="Segoe UI" w:cs="Segoe UI" w:hint="eastAsia"/>
                <w:kern w:val="0"/>
                <w:sz w:val="23"/>
                <w:szCs w:val="23"/>
                <w14:ligatures w14:val="none"/>
                <w:rPrChange w:id="1756" w:author="Jason Huang" w:date="2026-04-07T10:51:00Z" w16du:dateUtc="2026-04-07T02:51:00Z">
                  <w:rPr>
                    <w:ins w:id="1757" w:author="Jason Huang" w:date="2026-04-07T10:51:00Z" w16du:dateUtc="2026-04-07T02:51:00Z"/>
                    <w:rFonts w:hint="eastAsia"/>
                  </w:rPr>
                </w:rPrChange>
              </w:rPr>
              <w:pPrChange w:id="1758" w:author="Jason Huang" w:date="2026-04-07T10:51:00Z" w16du:dateUtc="2026-04-07T02:51:00Z">
                <w:pPr>
                  <w:pStyle w:val="ab"/>
                  <w:widowControl/>
                  <w:numPr>
                    <w:numId w:val="382"/>
                  </w:numPr>
                  <w:spacing w:line="375" w:lineRule="atLeast"/>
                  <w:ind w:firstLineChars="0"/>
                </w:pPr>
              </w:pPrChange>
            </w:pPr>
            <w:ins w:id="1759" w:author="Jason Huang" w:date="2026-04-07T10:51:00Z" w16du:dateUtc="2026-04-07T02:51:00Z">
              <w:r w:rsidRPr="00F453FB">
                <w:rPr>
                  <w:rFonts w:ascii="Segoe UI" w:eastAsia="SimSun" w:hAnsi="Segoe UI" w:cs="Segoe UI" w:hint="eastAsia"/>
                  <w:kern w:val="0"/>
                  <w:sz w:val="23"/>
                  <w:szCs w:val="23"/>
                  <w14:ligatures w14:val="none"/>
                  <w:rPrChange w:id="1760" w:author="Jason Huang" w:date="2026-04-07T10:51:00Z" w16du:dateUtc="2026-04-07T02:51:00Z">
                    <w:rPr>
                      <w:rFonts w:hint="eastAsia"/>
                    </w:rPr>
                  </w:rPrChange>
                </w:rPr>
                <w:t>步骤</w:t>
              </w:r>
            </w:ins>
          </w:p>
        </w:tc>
        <w:tc>
          <w:tcPr>
            <w:tcW w:w="0" w:type="auto"/>
            <w:hideMark/>
            <w:tcPrChange w:id="1761" w:author="Jason Huang" w:date="2026-04-07T10:51:00Z" w16du:dateUtc="2026-04-07T02:51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DE01D9F" w14:textId="77777777" w:rsidR="00F453FB" w:rsidRPr="00F453FB" w:rsidRDefault="00F453FB" w:rsidP="00F453FB">
            <w:pPr>
              <w:widowControl/>
              <w:spacing w:line="375" w:lineRule="atLeast"/>
              <w:rPr>
                <w:ins w:id="1762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63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操作</w:t>
              </w:r>
            </w:ins>
          </w:p>
        </w:tc>
        <w:tc>
          <w:tcPr>
            <w:tcW w:w="0" w:type="auto"/>
            <w:hideMark/>
            <w:tcPrChange w:id="1764" w:author="Jason Huang" w:date="2026-04-07T10:51:00Z" w16du:dateUtc="2026-04-07T02:51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9DD6176" w14:textId="77777777" w:rsidR="00F453FB" w:rsidRPr="00F453FB" w:rsidRDefault="00F453FB" w:rsidP="00F453FB">
            <w:pPr>
              <w:widowControl/>
              <w:spacing w:line="375" w:lineRule="atLeast"/>
              <w:rPr>
                <w:ins w:id="1765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66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对应子流程</w:t>
              </w:r>
            </w:ins>
          </w:p>
        </w:tc>
        <w:tc>
          <w:tcPr>
            <w:tcW w:w="0" w:type="auto"/>
            <w:hideMark/>
            <w:tcPrChange w:id="1767" w:author="Jason Huang" w:date="2026-04-07T10:51:00Z" w16du:dateUtc="2026-04-07T02:51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CF0B9B7" w14:textId="77777777" w:rsidR="00F453FB" w:rsidRPr="00F453FB" w:rsidRDefault="00F453FB" w:rsidP="00F453FB">
            <w:pPr>
              <w:widowControl/>
              <w:spacing w:line="375" w:lineRule="atLeast"/>
              <w:rPr>
                <w:ins w:id="1768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69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输入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/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输出</w:t>
              </w:r>
            </w:ins>
          </w:p>
        </w:tc>
      </w:tr>
      <w:tr w:rsidR="00F453FB" w:rsidRPr="00F453FB" w14:paraId="660A4E35" w14:textId="77777777" w:rsidTr="00BB7F4F">
        <w:trPr>
          <w:ins w:id="1770" w:author="Jason Huang" w:date="2026-04-07T10:51:00Z"/>
          <w:trPrChange w:id="1771" w:author="Jason Huang" w:date="2026-04-07T10:51:00Z" w16du:dateUtc="2026-04-07T02:51:00Z">
            <w:trPr>
              <w:gridBefore w:val="1"/>
            </w:trPr>
          </w:trPrChange>
        </w:trPr>
        <w:tc>
          <w:tcPr>
            <w:tcW w:w="0" w:type="auto"/>
            <w:hideMark/>
            <w:tcPrChange w:id="1772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FDF3A7B" w14:textId="77777777" w:rsidR="00F453FB" w:rsidRPr="00F453FB" w:rsidRDefault="00F453FB" w:rsidP="00F453FB">
            <w:pPr>
              <w:widowControl/>
              <w:spacing w:line="375" w:lineRule="atLeast"/>
              <w:rPr>
                <w:ins w:id="1773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74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1</w:t>
              </w:r>
            </w:ins>
          </w:p>
        </w:tc>
        <w:tc>
          <w:tcPr>
            <w:tcW w:w="0" w:type="auto"/>
            <w:hideMark/>
            <w:tcPrChange w:id="1775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1D35FB2" w14:textId="77777777" w:rsidR="00F453FB" w:rsidRPr="00F453FB" w:rsidRDefault="00F453FB" w:rsidP="00F453FB">
            <w:pPr>
              <w:widowControl/>
              <w:spacing w:line="375" w:lineRule="atLeast"/>
              <w:rPr>
                <w:ins w:id="1776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77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订阅外部风险数据源（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API/RSS/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手动）</w:t>
              </w:r>
            </w:ins>
          </w:p>
        </w:tc>
        <w:tc>
          <w:tcPr>
            <w:tcW w:w="0" w:type="auto"/>
            <w:hideMark/>
            <w:tcPrChange w:id="1778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50AEF6E" w14:textId="77777777" w:rsidR="00F453FB" w:rsidRPr="00F453FB" w:rsidRDefault="00F453FB" w:rsidP="00F453FB">
            <w:pPr>
              <w:widowControl/>
              <w:spacing w:line="375" w:lineRule="atLeast"/>
              <w:rPr>
                <w:ins w:id="1779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80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1.1 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收集外部事件</w:t>
              </w:r>
            </w:ins>
          </w:p>
        </w:tc>
        <w:tc>
          <w:tcPr>
            <w:tcW w:w="0" w:type="auto"/>
            <w:hideMark/>
            <w:tcPrChange w:id="1781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F90188A" w14:textId="77777777" w:rsidR="00F453FB" w:rsidRPr="00F453FB" w:rsidRDefault="00F453FB" w:rsidP="00F453FB">
            <w:pPr>
              <w:widowControl/>
              <w:spacing w:line="375" w:lineRule="atLeast"/>
              <w:rPr>
                <w:ins w:id="1782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83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输入：新闻、预警、报告</w:t>
              </w:r>
            </w:ins>
          </w:p>
        </w:tc>
      </w:tr>
      <w:tr w:rsidR="00F453FB" w:rsidRPr="00F453FB" w14:paraId="4BFD727D" w14:textId="77777777" w:rsidTr="00BB7F4F">
        <w:trPr>
          <w:ins w:id="1784" w:author="Jason Huang" w:date="2026-04-07T10:51:00Z"/>
          <w:trPrChange w:id="1785" w:author="Jason Huang" w:date="2026-04-07T10:51:00Z" w16du:dateUtc="2026-04-07T02:51:00Z">
            <w:trPr>
              <w:gridBefore w:val="1"/>
            </w:trPr>
          </w:trPrChange>
        </w:trPr>
        <w:tc>
          <w:tcPr>
            <w:tcW w:w="0" w:type="auto"/>
            <w:hideMark/>
            <w:tcPrChange w:id="1786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4672C8F" w14:textId="77777777" w:rsidR="00F453FB" w:rsidRPr="00F453FB" w:rsidRDefault="00F453FB" w:rsidP="00F453FB">
            <w:pPr>
              <w:widowControl/>
              <w:spacing w:line="375" w:lineRule="atLeast"/>
              <w:rPr>
                <w:ins w:id="1787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88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2</w:t>
              </w:r>
            </w:ins>
          </w:p>
        </w:tc>
        <w:tc>
          <w:tcPr>
            <w:tcW w:w="0" w:type="auto"/>
            <w:hideMark/>
            <w:tcPrChange w:id="1789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525339A" w14:textId="77777777" w:rsidR="00F453FB" w:rsidRPr="00F453FB" w:rsidRDefault="00F453FB" w:rsidP="00F453FB">
            <w:pPr>
              <w:widowControl/>
              <w:spacing w:line="375" w:lineRule="atLeast"/>
              <w:rPr>
                <w:ins w:id="1790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91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审核并验证事件真实性</w:t>
              </w:r>
            </w:ins>
          </w:p>
        </w:tc>
        <w:tc>
          <w:tcPr>
            <w:tcW w:w="0" w:type="auto"/>
            <w:hideMark/>
            <w:tcPrChange w:id="1792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F3989FE" w14:textId="77777777" w:rsidR="00F453FB" w:rsidRPr="00F453FB" w:rsidRDefault="00F453FB" w:rsidP="00F453FB">
            <w:pPr>
              <w:widowControl/>
              <w:spacing w:line="375" w:lineRule="atLeast"/>
              <w:rPr>
                <w:ins w:id="1793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94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1.2 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筛选与验证</w:t>
              </w:r>
            </w:ins>
          </w:p>
        </w:tc>
        <w:tc>
          <w:tcPr>
            <w:tcW w:w="0" w:type="auto"/>
            <w:hideMark/>
            <w:tcPrChange w:id="1795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D6F903E" w14:textId="77777777" w:rsidR="00F453FB" w:rsidRPr="00F453FB" w:rsidRDefault="00F453FB" w:rsidP="00F453FB">
            <w:pPr>
              <w:widowControl/>
              <w:spacing w:line="375" w:lineRule="atLeast"/>
              <w:rPr>
                <w:ins w:id="1796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797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输出：验证后的事件草稿</w:t>
              </w:r>
            </w:ins>
          </w:p>
        </w:tc>
      </w:tr>
      <w:tr w:rsidR="00F453FB" w:rsidRPr="00F453FB" w14:paraId="7AB1524F" w14:textId="77777777" w:rsidTr="00BB7F4F">
        <w:trPr>
          <w:ins w:id="1798" w:author="Jason Huang" w:date="2026-04-07T10:51:00Z"/>
          <w:trPrChange w:id="1799" w:author="Jason Huang" w:date="2026-04-07T10:51:00Z" w16du:dateUtc="2026-04-07T02:51:00Z">
            <w:trPr>
              <w:gridBefore w:val="1"/>
            </w:trPr>
          </w:trPrChange>
        </w:trPr>
        <w:tc>
          <w:tcPr>
            <w:tcW w:w="0" w:type="auto"/>
            <w:hideMark/>
            <w:tcPrChange w:id="1800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51E08B0" w14:textId="77777777" w:rsidR="00F453FB" w:rsidRPr="00F453FB" w:rsidRDefault="00F453FB" w:rsidP="00F453FB">
            <w:pPr>
              <w:widowControl/>
              <w:spacing w:line="375" w:lineRule="atLeast"/>
              <w:rPr>
                <w:ins w:id="1801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02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3</w:t>
              </w:r>
            </w:ins>
          </w:p>
        </w:tc>
        <w:tc>
          <w:tcPr>
            <w:tcW w:w="0" w:type="auto"/>
            <w:hideMark/>
            <w:tcPrChange w:id="1803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C403BA0" w14:textId="77777777" w:rsidR="00F453FB" w:rsidRPr="00F453FB" w:rsidRDefault="00F453FB" w:rsidP="00F453FB">
            <w:pPr>
              <w:widowControl/>
              <w:spacing w:line="375" w:lineRule="atLeast"/>
              <w:rPr>
                <w:ins w:id="1804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05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在系统中录入结构化事件</w:t>
              </w:r>
            </w:ins>
          </w:p>
        </w:tc>
        <w:tc>
          <w:tcPr>
            <w:tcW w:w="0" w:type="auto"/>
            <w:hideMark/>
            <w:tcPrChange w:id="1806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73C5459" w14:textId="77777777" w:rsidR="00F453FB" w:rsidRPr="00F453FB" w:rsidRDefault="00F453FB" w:rsidP="00F453FB">
            <w:pPr>
              <w:widowControl/>
              <w:spacing w:line="375" w:lineRule="atLeast"/>
              <w:rPr>
                <w:ins w:id="1807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08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1.3 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结构化记录</w:t>
              </w:r>
            </w:ins>
          </w:p>
        </w:tc>
        <w:tc>
          <w:tcPr>
            <w:tcW w:w="0" w:type="auto"/>
            <w:hideMark/>
            <w:tcPrChange w:id="1809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07CB179" w14:textId="77777777" w:rsidR="00F453FB" w:rsidRPr="00F453FB" w:rsidRDefault="00F453FB" w:rsidP="00F453FB">
            <w:pPr>
              <w:widowControl/>
              <w:spacing w:line="375" w:lineRule="atLeast"/>
              <w:rPr>
                <w:ins w:id="1810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11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输出：风险事件库一条记录</w:t>
              </w:r>
            </w:ins>
          </w:p>
        </w:tc>
      </w:tr>
      <w:tr w:rsidR="00F453FB" w:rsidRPr="00F453FB" w14:paraId="5529C3D0" w14:textId="77777777" w:rsidTr="00BB7F4F">
        <w:trPr>
          <w:ins w:id="1812" w:author="Jason Huang" w:date="2026-04-07T10:51:00Z"/>
          <w:trPrChange w:id="1813" w:author="Jason Huang" w:date="2026-04-07T10:51:00Z" w16du:dateUtc="2026-04-07T02:51:00Z">
            <w:trPr>
              <w:gridBefore w:val="1"/>
            </w:trPr>
          </w:trPrChange>
        </w:trPr>
        <w:tc>
          <w:tcPr>
            <w:tcW w:w="0" w:type="auto"/>
            <w:hideMark/>
            <w:tcPrChange w:id="1814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FAF9B81" w14:textId="77777777" w:rsidR="00F453FB" w:rsidRPr="00F453FB" w:rsidRDefault="00F453FB" w:rsidP="00F453FB">
            <w:pPr>
              <w:widowControl/>
              <w:spacing w:line="375" w:lineRule="atLeast"/>
              <w:rPr>
                <w:ins w:id="1815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16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4</w:t>
              </w:r>
            </w:ins>
          </w:p>
        </w:tc>
        <w:tc>
          <w:tcPr>
            <w:tcW w:w="0" w:type="auto"/>
            <w:hideMark/>
            <w:tcPrChange w:id="1817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EED98FB" w14:textId="77777777" w:rsidR="00F453FB" w:rsidRPr="00F453FB" w:rsidRDefault="00F453FB" w:rsidP="00F453FB">
            <w:pPr>
              <w:widowControl/>
              <w:spacing w:line="375" w:lineRule="atLeast"/>
              <w:rPr>
                <w:ins w:id="1818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19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系统自动叠加供应链网络数据</w:t>
              </w:r>
            </w:ins>
          </w:p>
        </w:tc>
        <w:tc>
          <w:tcPr>
            <w:tcW w:w="0" w:type="auto"/>
            <w:hideMark/>
            <w:tcPrChange w:id="1820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C128510" w14:textId="77777777" w:rsidR="00F453FB" w:rsidRPr="00F453FB" w:rsidRDefault="00F453FB" w:rsidP="00F453FB">
            <w:pPr>
              <w:widowControl/>
              <w:spacing w:line="375" w:lineRule="atLeast"/>
              <w:rPr>
                <w:ins w:id="1821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22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1.4 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叠加网络数据</w:t>
              </w:r>
            </w:ins>
          </w:p>
        </w:tc>
        <w:tc>
          <w:tcPr>
            <w:tcW w:w="0" w:type="auto"/>
            <w:hideMark/>
            <w:tcPrChange w:id="1823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D879345" w14:textId="77777777" w:rsidR="00F453FB" w:rsidRPr="00F453FB" w:rsidRDefault="00F453FB" w:rsidP="00F453FB">
            <w:pPr>
              <w:widowControl/>
              <w:spacing w:line="375" w:lineRule="atLeast"/>
              <w:rPr>
                <w:ins w:id="1824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25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系统自动匹配位置</w:t>
              </w:r>
            </w:ins>
          </w:p>
        </w:tc>
      </w:tr>
      <w:tr w:rsidR="00F453FB" w:rsidRPr="00F453FB" w14:paraId="28D1F555" w14:textId="77777777" w:rsidTr="00BB7F4F">
        <w:trPr>
          <w:ins w:id="1826" w:author="Jason Huang" w:date="2026-04-07T10:51:00Z"/>
          <w:trPrChange w:id="1827" w:author="Jason Huang" w:date="2026-04-07T10:51:00Z" w16du:dateUtc="2026-04-07T02:51:00Z">
            <w:trPr>
              <w:gridBefore w:val="1"/>
            </w:trPr>
          </w:trPrChange>
        </w:trPr>
        <w:tc>
          <w:tcPr>
            <w:tcW w:w="0" w:type="auto"/>
            <w:hideMark/>
            <w:tcPrChange w:id="1828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E49E53E" w14:textId="77777777" w:rsidR="00F453FB" w:rsidRPr="00F453FB" w:rsidRDefault="00F453FB" w:rsidP="00F453FB">
            <w:pPr>
              <w:widowControl/>
              <w:spacing w:line="375" w:lineRule="atLeast"/>
              <w:rPr>
                <w:ins w:id="1829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30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5</w:t>
              </w:r>
            </w:ins>
          </w:p>
        </w:tc>
        <w:tc>
          <w:tcPr>
            <w:tcW w:w="0" w:type="auto"/>
            <w:hideMark/>
            <w:tcPrChange w:id="1831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3EC5DD5" w14:textId="77777777" w:rsidR="00F453FB" w:rsidRPr="00F453FB" w:rsidRDefault="00F453FB" w:rsidP="00F453FB">
            <w:pPr>
              <w:widowControl/>
              <w:spacing w:line="375" w:lineRule="atLeast"/>
              <w:rPr>
                <w:ins w:id="1832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33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查看系统匹配的受影响节点</w:t>
              </w:r>
            </w:ins>
          </w:p>
        </w:tc>
        <w:tc>
          <w:tcPr>
            <w:tcW w:w="0" w:type="auto"/>
            <w:hideMark/>
            <w:tcPrChange w:id="1834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DD873D9" w14:textId="77777777" w:rsidR="00F453FB" w:rsidRPr="00F453FB" w:rsidRDefault="00F453FB" w:rsidP="00F453FB">
            <w:pPr>
              <w:widowControl/>
              <w:spacing w:line="375" w:lineRule="atLeast"/>
              <w:rPr>
                <w:ins w:id="1835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36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1.5 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识别受影响节点</w:t>
              </w:r>
            </w:ins>
          </w:p>
        </w:tc>
        <w:tc>
          <w:tcPr>
            <w:tcW w:w="0" w:type="auto"/>
            <w:hideMark/>
            <w:tcPrChange w:id="1837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3E0F98A" w14:textId="77777777" w:rsidR="00F453FB" w:rsidRPr="00F453FB" w:rsidRDefault="00F453FB" w:rsidP="00F453FB">
            <w:pPr>
              <w:widowControl/>
              <w:spacing w:line="375" w:lineRule="atLeast"/>
              <w:rPr>
                <w:ins w:id="1838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39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输出：受影响清单</w:t>
              </w:r>
            </w:ins>
          </w:p>
        </w:tc>
      </w:tr>
      <w:tr w:rsidR="00F453FB" w:rsidRPr="00F453FB" w14:paraId="2F095B12" w14:textId="77777777" w:rsidTr="00BB7F4F">
        <w:trPr>
          <w:ins w:id="1840" w:author="Jason Huang" w:date="2026-04-07T10:51:00Z"/>
          <w:trPrChange w:id="1841" w:author="Jason Huang" w:date="2026-04-07T10:51:00Z" w16du:dateUtc="2026-04-07T02:51:00Z">
            <w:trPr>
              <w:gridBefore w:val="1"/>
            </w:trPr>
          </w:trPrChange>
        </w:trPr>
        <w:tc>
          <w:tcPr>
            <w:tcW w:w="0" w:type="auto"/>
            <w:hideMark/>
            <w:tcPrChange w:id="1842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9BD7B53" w14:textId="77777777" w:rsidR="00F453FB" w:rsidRPr="00F453FB" w:rsidRDefault="00F453FB" w:rsidP="00F453FB">
            <w:pPr>
              <w:widowControl/>
              <w:spacing w:line="375" w:lineRule="atLeast"/>
              <w:rPr>
                <w:ins w:id="1843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44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6</w:t>
              </w:r>
            </w:ins>
          </w:p>
        </w:tc>
        <w:tc>
          <w:tcPr>
            <w:tcW w:w="0" w:type="auto"/>
            <w:hideMark/>
            <w:tcPrChange w:id="1845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30D088" w14:textId="77777777" w:rsidR="00F453FB" w:rsidRPr="00F453FB" w:rsidRDefault="00F453FB" w:rsidP="00F453FB">
            <w:pPr>
              <w:widowControl/>
              <w:spacing w:line="375" w:lineRule="atLeast"/>
              <w:rPr>
                <w:ins w:id="1846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47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确认并发布风险暴露地图</w:t>
              </w:r>
            </w:ins>
          </w:p>
        </w:tc>
        <w:tc>
          <w:tcPr>
            <w:tcW w:w="0" w:type="auto"/>
            <w:hideMark/>
            <w:tcPrChange w:id="1848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CBCBFC9" w14:textId="77777777" w:rsidR="00F453FB" w:rsidRPr="00F453FB" w:rsidRDefault="00F453FB" w:rsidP="00F453FB">
            <w:pPr>
              <w:widowControl/>
              <w:spacing w:line="375" w:lineRule="atLeast"/>
              <w:rPr>
                <w:ins w:id="1849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50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1.6 </w:t>
              </w:r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生成暴露地图</w:t>
              </w:r>
            </w:ins>
          </w:p>
        </w:tc>
        <w:tc>
          <w:tcPr>
            <w:tcW w:w="0" w:type="auto"/>
            <w:hideMark/>
            <w:tcPrChange w:id="1851" w:author="Jason Huang" w:date="2026-04-07T10:51:00Z" w16du:dateUtc="2026-04-07T02:51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0163559" w14:textId="77777777" w:rsidR="00F453FB" w:rsidRPr="00F453FB" w:rsidRDefault="00F453FB" w:rsidP="00F453FB">
            <w:pPr>
              <w:widowControl/>
              <w:spacing w:line="375" w:lineRule="atLeast"/>
              <w:rPr>
                <w:ins w:id="1852" w:author="Jason Huang" w:date="2026-04-07T10:51:00Z" w16du:dateUtc="2026-04-07T02:51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1853" w:author="Jason Huang" w:date="2026-04-07T10:51:00Z" w16du:dateUtc="2026-04-07T02:51:00Z">
              <w:r w:rsidRPr="00F453FB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输出：可视化的风险地图</w:t>
              </w:r>
            </w:ins>
          </w:p>
        </w:tc>
      </w:tr>
    </w:tbl>
    <w:p w14:paraId="3AE1BB66" w14:textId="16FE8F29" w:rsidR="00F453FB" w:rsidRPr="00BB7F4F" w:rsidRDefault="00F453FB">
      <w:pPr>
        <w:widowControl/>
        <w:shd w:val="clear" w:color="auto" w:fill="FFFFFF"/>
        <w:spacing w:after="0" w:line="240" w:lineRule="auto"/>
        <w:rPr>
          <w:rFonts w:ascii="Segoe UI" w:eastAsia="SimSun" w:hAnsi="Segoe UI" w:cs="Segoe UI" w:hint="eastAsia"/>
          <w:color w:val="0F1115"/>
          <w:kern w:val="0"/>
          <w:sz w:val="24"/>
          <w14:ligatures w14:val="none"/>
          <w:rPrChange w:id="1854" w:author="Jason Huang" w:date="2026-04-07T10:51:00Z" w16du:dateUtc="2026-04-07T02:51:00Z">
            <w:rPr>
              <w:rFonts w:hint="eastAsia"/>
            </w:rPr>
          </w:rPrChange>
        </w:rPr>
        <w:pPrChange w:id="1855" w:author="Jason Huang" w:date="2026-04-07T10:51:00Z" w16du:dateUtc="2026-04-07T02:51:00Z">
          <w:pPr>
            <w:numPr>
              <w:numId w:val="382"/>
            </w:numPr>
            <w:spacing w:before="120" w:after="120" w:line="288" w:lineRule="auto"/>
          </w:pPr>
        </w:pPrChange>
      </w:pPr>
      <w:ins w:id="1856" w:author="Jason Huang" w:date="2026-04-07T10:51:00Z" w16du:dateUtc="2026-04-07T02:51:00Z">
        <w:r w:rsidRPr="00F453FB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若事件达到预警阈值，系统自动通知响应指挥官。</w:t>
        </w:r>
      </w:ins>
    </w:p>
    <w:p w14:paraId="58C3B4DC" w14:textId="7663E8B8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857" w:name="heading_105"/>
      <w:r>
        <w:rPr>
          <w:rFonts w:ascii="Arial" w:eastAsia="DengXian" w:hAnsi="Arial" w:cs="Arial"/>
          <w:b/>
          <w:sz w:val="24"/>
        </w:rPr>
        <w:t xml:space="preserve">5.1.2.2 </w:t>
      </w:r>
      <w:ins w:id="1858" w:author="Jason Huang" w:date="2026-04-07T10:51:00Z" w16du:dateUtc="2026-04-07T02:51:00Z">
        <w:r w:rsidR="003550E9" w:rsidRPr="003550E9">
          <w:rPr>
            <w:rFonts w:ascii="Arial" w:eastAsia="DengXian" w:hAnsi="Arial" w:cs="Arial" w:hint="eastAsia"/>
            <w:b/>
            <w:sz w:val="24"/>
          </w:rPr>
          <w:t>供应链分析师</w:t>
        </w:r>
      </w:ins>
      <w:del w:id="1859" w:author="Jason Huang" w:date="2026-04-07T10:51:00Z" w16du:dateUtc="2026-04-07T02:51:00Z">
        <w:r w:rsidDel="003550E9">
          <w:rPr>
            <w:rFonts w:ascii="Arial" w:eastAsia="DengXian" w:hAnsi="Arial" w:cs="Arial"/>
            <w:b/>
            <w:sz w:val="24"/>
          </w:rPr>
          <w:delText>中层管理层</w:delText>
        </w:r>
      </w:del>
      <w:r>
        <w:rPr>
          <w:rFonts w:ascii="Arial" w:eastAsia="DengXian" w:hAnsi="Arial" w:cs="Arial"/>
          <w:b/>
          <w:sz w:val="24"/>
        </w:rPr>
        <w:t>用户流程</w:t>
      </w:r>
      <w:bookmarkEnd w:id="1857"/>
    </w:p>
    <w:p w14:paraId="58C3B4DD" w14:textId="77777777" w:rsidR="00474C43" w:rsidDel="00C2046E" w:rsidRDefault="0059427E">
      <w:pPr>
        <w:spacing w:before="120" w:after="120" w:line="288" w:lineRule="auto"/>
        <w:rPr>
          <w:del w:id="1860" w:author="Jason Huang" w:date="2026-04-07T10:52:00Z" w16du:dateUtc="2026-04-07T02:52:00Z"/>
          <w:rFonts w:hint="eastAsia"/>
        </w:rPr>
        <w:pPrChange w:id="1861" w:author="Jason Huang" w:date="2026-04-07T10:52:00Z" w16du:dateUtc="2026-04-07T02:52:00Z">
          <w:pPr>
            <w:numPr>
              <w:numId w:val="383"/>
            </w:numPr>
            <w:spacing w:before="120" w:after="120" w:line="288" w:lineRule="auto"/>
          </w:pPr>
        </w:pPrChange>
      </w:pPr>
      <w:del w:id="1862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计划总监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查看计划领域风险预警与统计数据（如计划执行偏差、物料短缺相关风险）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接收计划类应对方案审批通知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审核应对方案，结合计划目标调整优化，确认审批结果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分配计划相关风险处置任务给计划专员，明确执行标准与时限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实时追踪任务执行进度，协调解决执行中的跨部门卡点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lastRenderedPageBreak/>
          <w:delText>参与计划领域风险复盘，提出规则优化建议</w:delText>
        </w:r>
        <w:r w:rsidDel="00C2046E">
          <w:rPr>
            <w:rFonts w:ascii="Arial" w:eastAsia="DengXian" w:hAnsi="Arial" w:cs="Arial"/>
          </w:rPr>
          <w:delText xml:space="preserve">→8.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DE" w14:textId="77777777" w:rsidR="00474C43" w:rsidDel="00C2046E" w:rsidRDefault="0059427E" w:rsidP="00980F6C">
      <w:pPr>
        <w:numPr>
          <w:ilvl w:val="0"/>
          <w:numId w:val="384"/>
        </w:numPr>
        <w:spacing w:before="120" w:after="120" w:line="288" w:lineRule="auto"/>
        <w:rPr>
          <w:del w:id="1863" w:author="Jason Huang" w:date="2026-04-07T10:52:00Z" w16du:dateUtc="2026-04-07T02:52:00Z"/>
          <w:rFonts w:hint="eastAsia"/>
        </w:rPr>
      </w:pPr>
      <w:del w:id="1864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采购总监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查看采购领域风险（供应商风险、原材料价格风险等）与预警信息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审批采购类应对方案（如供应商替代、采购价格调整）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分配采购相关风险处置任务给采购专员，明确分工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监督任务执行进度，协调与供应商的沟通对接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查看采购专员反馈的任务执行结果与异常情况，及时处理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参与采购领域风险复盘，优化供应商管理与采购风险管控流程</w:delText>
        </w:r>
        <w:r w:rsidDel="00C2046E">
          <w:rPr>
            <w:rFonts w:ascii="Arial" w:eastAsia="DengXian" w:hAnsi="Arial" w:cs="Arial"/>
          </w:rPr>
          <w:delText xml:space="preserve">→8.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DF" w14:textId="77777777" w:rsidR="00474C43" w:rsidDel="00C2046E" w:rsidRDefault="0059427E" w:rsidP="00980F6C">
      <w:pPr>
        <w:numPr>
          <w:ilvl w:val="0"/>
          <w:numId w:val="385"/>
        </w:numPr>
        <w:spacing w:before="120" w:after="120" w:line="288" w:lineRule="auto"/>
        <w:rPr>
          <w:del w:id="1865" w:author="Jason Huang" w:date="2026-04-07T10:52:00Z" w16du:dateUtc="2026-04-07T02:52:00Z"/>
          <w:rFonts w:hint="eastAsia"/>
        </w:rPr>
      </w:pPr>
      <w:del w:id="1866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物流总监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查看物流领域风险（港口拥堵、运输延迟等）与预警信息，查看物流轨迹实时数据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审批物流类应对方案（如路线调整、运力调配）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分配物流相关任务给物流专员，明确执行要求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监督任务执行进度，协调物流服务商解决异常问题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复盘物流领域风险处置效果，优化物流风险管控策略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E0" w14:textId="77777777" w:rsidR="00474C43" w:rsidDel="00C2046E" w:rsidRDefault="0059427E" w:rsidP="00980F6C">
      <w:pPr>
        <w:numPr>
          <w:ilvl w:val="0"/>
          <w:numId w:val="386"/>
        </w:numPr>
        <w:spacing w:before="120" w:after="120" w:line="288" w:lineRule="auto"/>
        <w:rPr>
          <w:del w:id="1867" w:author="Jason Huang" w:date="2026-04-07T10:52:00Z" w16du:dateUtc="2026-04-07T02:52:00Z"/>
          <w:rFonts w:hint="eastAsia"/>
        </w:rPr>
      </w:pPr>
      <w:del w:id="1868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生产总监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查看生产领域风险（产线中断、物料短缺等）与预警信息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审批生产计划调整、产线应急调度等应对方案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分配生产相关任务给生产专员，协调生产资源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追踪任务执行进度，解决生产过程中的风险隐患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分析生产端风险影响，提出生产流程优化建议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参与生产领域风险复盘</w:delText>
        </w:r>
        <w:r w:rsidDel="00C2046E">
          <w:rPr>
            <w:rFonts w:ascii="Arial" w:eastAsia="DengXian" w:hAnsi="Arial" w:cs="Arial"/>
          </w:rPr>
          <w:delText xml:space="preserve">→8.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E1" w14:textId="77777777" w:rsidR="00474C43" w:rsidDel="00C2046E" w:rsidRDefault="0059427E" w:rsidP="00980F6C">
      <w:pPr>
        <w:numPr>
          <w:ilvl w:val="0"/>
          <w:numId w:val="387"/>
        </w:numPr>
        <w:spacing w:before="120" w:after="120" w:line="288" w:lineRule="auto"/>
        <w:rPr>
          <w:del w:id="1869" w:author="Jason Huang" w:date="2026-04-07T10:52:00Z" w16du:dateUtc="2026-04-07T02:52:00Z"/>
          <w:rFonts w:hint="eastAsia"/>
        </w:rPr>
      </w:pPr>
      <w:del w:id="1870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仓储总监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查看库存风险（缺货、滞销、损耗等）与预警信息，查看实时库存数据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审批库存调拨、盘点、滞销处理等应对方案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分配库存相关任务给库存专员，明确执行标准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监督任务执行进度，核查库存数据准确性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参与库存领域风险复盘，优化库存管理策略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E2" w14:textId="77777777" w:rsidR="00474C43" w:rsidDel="00C2046E" w:rsidRDefault="0059427E" w:rsidP="00980F6C">
      <w:pPr>
        <w:numPr>
          <w:ilvl w:val="0"/>
          <w:numId w:val="388"/>
        </w:numPr>
        <w:spacing w:before="120" w:after="120" w:line="288" w:lineRule="auto"/>
        <w:rPr>
          <w:del w:id="1871" w:author="Jason Huang" w:date="2026-04-07T10:52:00Z" w16du:dateUtc="2026-04-07T02:52:00Z"/>
          <w:rFonts w:hint="eastAsia"/>
        </w:rPr>
      </w:pPr>
      <w:del w:id="1872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风控总监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查看全领域风险预警、风险统计数据与处置进度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统筹基层风控专员工作，分配风险核查、复盘等任务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审批风险预警处置方案与风险分级调整申请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监督风险处置全流程，及时干预处置卡点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分析风险趋势，优化风险识别、分级规则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组织风控领域风险复盘，总结经验教训</w:delText>
        </w:r>
        <w:r w:rsidDel="00C2046E">
          <w:rPr>
            <w:rFonts w:ascii="Arial" w:eastAsia="DengXian" w:hAnsi="Arial" w:cs="Arial"/>
          </w:rPr>
          <w:delText xml:space="preserve">→8.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E3" w14:textId="77777777" w:rsidR="00474C43" w:rsidDel="00C2046E" w:rsidRDefault="0059427E" w:rsidP="00980F6C">
      <w:pPr>
        <w:numPr>
          <w:ilvl w:val="0"/>
          <w:numId w:val="389"/>
        </w:numPr>
        <w:spacing w:before="120" w:after="120" w:line="288" w:lineRule="auto"/>
        <w:rPr>
          <w:del w:id="1873" w:author="Jason Huang" w:date="2026-04-07T10:52:00Z" w16du:dateUtc="2026-04-07T02:52:00Z"/>
          <w:rFonts w:hint="eastAsia"/>
        </w:rPr>
      </w:pPr>
      <w:del w:id="1874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合规</w:delText>
        </w:r>
        <w:r w:rsidDel="00C2046E">
          <w:rPr>
            <w:rFonts w:ascii="Arial" w:eastAsia="DengXian" w:hAnsi="Arial" w:cs="Arial"/>
            <w:b/>
          </w:rPr>
          <w:delText>/ESG</w:delText>
        </w:r>
        <w:r w:rsidDel="00C2046E">
          <w:rPr>
            <w:rFonts w:ascii="Arial" w:eastAsia="DengXian" w:hAnsi="Arial" w:cs="Arial"/>
            <w:b/>
          </w:rPr>
          <w:delText>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查看合规与</w:delText>
        </w:r>
        <w:r w:rsidDel="00C2046E">
          <w:rPr>
            <w:rFonts w:ascii="Arial" w:eastAsia="DengXian" w:hAnsi="Arial" w:cs="Arial"/>
          </w:rPr>
          <w:delText>ESG</w:delText>
        </w:r>
        <w:r w:rsidDel="00C2046E">
          <w:rPr>
            <w:rFonts w:ascii="Arial" w:eastAsia="DengXian" w:hAnsi="Arial" w:cs="Arial"/>
          </w:rPr>
          <w:delText>风险数据、预警信息与合规审查结果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审批合规整改方案、</w:delText>
        </w:r>
        <w:r w:rsidDel="00C2046E">
          <w:rPr>
            <w:rFonts w:ascii="Arial" w:eastAsia="DengXian" w:hAnsi="Arial" w:cs="Arial"/>
          </w:rPr>
          <w:delText>ESG</w:delText>
        </w:r>
        <w:r w:rsidDel="00C2046E">
          <w:rPr>
            <w:rFonts w:ascii="Arial" w:eastAsia="DengXian" w:hAnsi="Arial" w:cs="Arial"/>
          </w:rPr>
          <w:delText>报告与合规类应对措施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统筹合规</w:delText>
        </w:r>
        <w:r w:rsidDel="00C2046E">
          <w:rPr>
            <w:rFonts w:ascii="Arial" w:eastAsia="DengXian" w:hAnsi="Arial" w:cs="Arial"/>
          </w:rPr>
          <w:delText>/ESG</w:delText>
        </w:r>
        <w:r w:rsidDel="00C2046E">
          <w:rPr>
            <w:rFonts w:ascii="Arial" w:eastAsia="DengXian" w:hAnsi="Arial" w:cs="Arial"/>
          </w:rPr>
          <w:delText>专员工作，分配合规审查、数据收集等任务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监督任务执行进度，对接外部合规与</w:delText>
        </w:r>
        <w:r w:rsidDel="00C2046E">
          <w:rPr>
            <w:rFonts w:ascii="Arial" w:eastAsia="DengXian" w:hAnsi="Arial" w:cs="Arial"/>
          </w:rPr>
          <w:delText>ESG</w:delText>
        </w:r>
        <w:r w:rsidDel="00C2046E">
          <w:rPr>
            <w:rFonts w:ascii="Arial" w:eastAsia="DengXian" w:hAnsi="Arial" w:cs="Arial"/>
          </w:rPr>
          <w:delText>评级机构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优化合规与</w:delText>
        </w:r>
        <w:r w:rsidDel="00C2046E">
          <w:rPr>
            <w:rFonts w:ascii="Arial" w:eastAsia="DengXian" w:hAnsi="Arial" w:cs="Arial"/>
          </w:rPr>
          <w:delText>ESG</w:delText>
        </w:r>
        <w:r w:rsidDel="00C2046E">
          <w:rPr>
            <w:rFonts w:ascii="Arial" w:eastAsia="DengXian" w:hAnsi="Arial" w:cs="Arial"/>
          </w:rPr>
          <w:delText>风险管控流程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参与合规</w:delText>
        </w:r>
        <w:r w:rsidDel="00C2046E">
          <w:rPr>
            <w:rFonts w:ascii="Arial" w:eastAsia="DengXian" w:hAnsi="Arial" w:cs="Arial"/>
          </w:rPr>
          <w:delText>/ESG</w:delText>
        </w:r>
        <w:r w:rsidDel="00C2046E">
          <w:rPr>
            <w:rFonts w:ascii="Arial" w:eastAsia="DengXian" w:hAnsi="Arial" w:cs="Arial"/>
          </w:rPr>
          <w:delText>领域风险复盘</w:delText>
        </w:r>
        <w:r w:rsidDel="00C2046E">
          <w:rPr>
            <w:rFonts w:ascii="Arial" w:eastAsia="DengXian" w:hAnsi="Arial" w:cs="Arial"/>
          </w:rPr>
          <w:delText xml:space="preserve">→8.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p w14:paraId="58C3B4E4" w14:textId="77777777" w:rsidR="00C2046E" w:rsidRDefault="0059427E" w:rsidP="00C2046E">
      <w:pPr>
        <w:numPr>
          <w:ilvl w:val="0"/>
          <w:numId w:val="390"/>
        </w:numPr>
        <w:spacing w:before="120" w:after="120" w:line="288" w:lineRule="auto"/>
        <w:rPr>
          <w:ins w:id="1875" w:author="Jason Huang" w:date="2026-04-07T10:52:00Z" w16du:dateUtc="2026-04-07T02:52:00Z"/>
          <w:rFonts w:hint="eastAsia"/>
        </w:rPr>
      </w:pPr>
      <w:del w:id="1876" w:author="Jason Huang" w:date="2026-04-07T10:52:00Z" w16du:dateUtc="2026-04-07T02:52:00Z">
        <w:r w:rsidDel="00C2046E">
          <w:rPr>
            <w:rFonts w:ascii="Arial" w:eastAsia="DengXian" w:hAnsi="Arial" w:cs="Arial"/>
            <w:b/>
          </w:rPr>
          <w:delText>供应链运营总监</w:delText>
        </w:r>
        <w:r w:rsidDel="00C2046E">
          <w:rPr>
            <w:rFonts w:ascii="Arial" w:eastAsia="DengXian" w:hAnsi="Arial" w:cs="Arial"/>
            <w:b/>
          </w:rPr>
          <w:delText>/</w:delText>
        </w:r>
        <w:r w:rsidDel="00C2046E">
          <w:rPr>
            <w:rFonts w:ascii="Arial" w:eastAsia="DengXian" w:hAnsi="Arial" w:cs="Arial"/>
            <w:b/>
          </w:rPr>
          <w:delText>经理流程</w:delText>
        </w:r>
        <w:r w:rsidDel="00C2046E">
          <w:rPr>
            <w:rFonts w:ascii="Arial" w:eastAsia="DengXian" w:hAnsi="Arial" w:cs="Arial"/>
          </w:rPr>
          <w:delText>：</w:delText>
        </w:r>
        <w:r w:rsidDel="00C2046E">
          <w:rPr>
            <w:rFonts w:ascii="Arial" w:eastAsia="DengXian" w:hAnsi="Arial" w:cs="Arial"/>
          </w:rPr>
          <w:delText xml:space="preserve">1. </w:delText>
        </w:r>
        <w:r w:rsidDel="00C2046E">
          <w:rPr>
            <w:rFonts w:ascii="Arial" w:eastAsia="DengXian" w:hAnsi="Arial" w:cs="Arial"/>
          </w:rPr>
          <w:delText>登录系统</w:delText>
        </w:r>
        <w:r w:rsidDel="00C2046E">
          <w:rPr>
            <w:rFonts w:ascii="Arial" w:eastAsia="DengXian" w:hAnsi="Arial" w:cs="Arial"/>
          </w:rPr>
          <w:delText xml:space="preserve">→2. </w:delText>
        </w:r>
        <w:r w:rsidDel="00C2046E">
          <w:rPr>
            <w:rFonts w:ascii="Arial" w:eastAsia="DengXian" w:hAnsi="Arial" w:cs="Arial"/>
          </w:rPr>
          <w:delText>查看供应链全链路风险汇总数据与跨部门任务流转情况</w:delText>
        </w:r>
        <w:r w:rsidDel="00C2046E">
          <w:rPr>
            <w:rFonts w:ascii="Arial" w:eastAsia="DengXian" w:hAnsi="Arial" w:cs="Arial"/>
          </w:rPr>
          <w:delText xml:space="preserve">→3. </w:delText>
        </w:r>
        <w:r w:rsidDel="00C2046E">
          <w:rPr>
            <w:rFonts w:ascii="Arial" w:eastAsia="DengXian" w:hAnsi="Arial" w:cs="Arial"/>
          </w:rPr>
          <w:delText>协调各业务部门（计划、采购、物流等）的风险处置工作，解决跨部门协同卡点</w:delText>
        </w:r>
        <w:r w:rsidDel="00C2046E">
          <w:rPr>
            <w:rFonts w:ascii="Arial" w:eastAsia="DengXian" w:hAnsi="Arial" w:cs="Arial"/>
          </w:rPr>
          <w:delText xml:space="preserve">→4. </w:delText>
        </w:r>
        <w:r w:rsidDel="00C2046E">
          <w:rPr>
            <w:rFonts w:ascii="Arial" w:eastAsia="DengXian" w:hAnsi="Arial" w:cs="Arial"/>
          </w:rPr>
          <w:delText>监督跨部门任务执行进度，汇总风险处置效果</w:delText>
        </w:r>
        <w:r w:rsidDel="00C2046E">
          <w:rPr>
            <w:rFonts w:ascii="Arial" w:eastAsia="DengXian" w:hAnsi="Arial" w:cs="Arial"/>
          </w:rPr>
          <w:delText xml:space="preserve">→5. </w:delText>
        </w:r>
        <w:r w:rsidDel="00C2046E">
          <w:rPr>
            <w:rFonts w:ascii="Arial" w:eastAsia="DengXian" w:hAnsi="Arial" w:cs="Arial"/>
          </w:rPr>
          <w:delText>分析供应链运营风险短板，提出跨部门优化建议</w:delText>
        </w:r>
        <w:r w:rsidDel="00C2046E">
          <w:rPr>
            <w:rFonts w:ascii="Arial" w:eastAsia="DengXian" w:hAnsi="Arial" w:cs="Arial"/>
          </w:rPr>
          <w:delText xml:space="preserve">→6. </w:delText>
        </w:r>
        <w:r w:rsidDel="00C2046E">
          <w:rPr>
            <w:rFonts w:ascii="Arial" w:eastAsia="DengXian" w:hAnsi="Arial" w:cs="Arial"/>
          </w:rPr>
          <w:delText>参与全流程风险复盘，推动供应链整体韧性提升</w:delText>
        </w:r>
        <w:r w:rsidDel="00C2046E">
          <w:rPr>
            <w:rFonts w:ascii="Arial" w:eastAsia="DengXian" w:hAnsi="Arial" w:cs="Arial"/>
          </w:rPr>
          <w:delText xml:space="preserve">→7. </w:delText>
        </w:r>
        <w:r w:rsidDel="00C2046E">
          <w:rPr>
            <w:rFonts w:ascii="Arial" w:eastAsia="DengXian" w:hAnsi="Arial" w:cs="Arial"/>
          </w:rPr>
          <w:delText>退出系统。</w:delText>
        </w:r>
      </w:del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2218"/>
        <w:gridCol w:w="1888"/>
        <w:gridCol w:w="3740"/>
      </w:tblGrid>
      <w:tr w:rsidR="00C2046E" w:rsidRPr="00C2046E" w14:paraId="46D6812B" w14:textId="77777777" w:rsidTr="00C2046E">
        <w:trPr>
          <w:ins w:id="1877" w:author="Jason Huang" w:date="2026-04-07T10:52:00Z"/>
        </w:trPr>
        <w:tc>
          <w:tcPr>
            <w:tcW w:w="675" w:type="dxa"/>
            <w:hideMark/>
          </w:tcPr>
          <w:p w14:paraId="7D53ECF5" w14:textId="77777777" w:rsidR="00C2046E" w:rsidRPr="00C2046E" w:rsidRDefault="00C2046E" w:rsidP="00C2046E">
            <w:pPr>
              <w:spacing w:before="120" w:after="120" w:line="288" w:lineRule="auto"/>
              <w:rPr>
                <w:ins w:id="1878" w:author="Jason Huang" w:date="2026-04-07T10:52:00Z"/>
                <w:rFonts w:hint="eastAsia"/>
              </w:rPr>
            </w:pPr>
            <w:ins w:id="1879" w:author="Jason Huang" w:date="2026-04-07T10:52:00Z">
              <w:r w:rsidRPr="00C2046E">
                <w:lastRenderedPageBreak/>
                <w:t>步骤</w:t>
              </w:r>
            </w:ins>
          </w:p>
        </w:tc>
        <w:tc>
          <w:tcPr>
            <w:tcW w:w="2218" w:type="dxa"/>
            <w:hideMark/>
          </w:tcPr>
          <w:p w14:paraId="17B67CBA" w14:textId="77777777" w:rsidR="00C2046E" w:rsidRPr="00C2046E" w:rsidRDefault="00C2046E" w:rsidP="00C2046E">
            <w:pPr>
              <w:spacing w:before="120" w:after="120" w:line="288" w:lineRule="auto"/>
              <w:rPr>
                <w:ins w:id="1880" w:author="Jason Huang" w:date="2026-04-07T10:52:00Z"/>
                <w:rFonts w:hint="eastAsia"/>
              </w:rPr>
            </w:pPr>
            <w:ins w:id="1881" w:author="Jason Huang" w:date="2026-04-07T10:52:00Z">
              <w:r w:rsidRPr="00C2046E">
                <w:t>操作</w:t>
              </w:r>
            </w:ins>
          </w:p>
        </w:tc>
        <w:tc>
          <w:tcPr>
            <w:tcW w:w="0" w:type="auto"/>
            <w:hideMark/>
          </w:tcPr>
          <w:p w14:paraId="4EDB99A7" w14:textId="77777777" w:rsidR="00C2046E" w:rsidRPr="00C2046E" w:rsidRDefault="00C2046E" w:rsidP="00C2046E">
            <w:pPr>
              <w:spacing w:before="120" w:after="120" w:line="288" w:lineRule="auto"/>
              <w:rPr>
                <w:ins w:id="1882" w:author="Jason Huang" w:date="2026-04-07T10:52:00Z"/>
                <w:rFonts w:hint="eastAsia"/>
              </w:rPr>
            </w:pPr>
            <w:ins w:id="1883" w:author="Jason Huang" w:date="2026-04-07T10:52:00Z">
              <w:r w:rsidRPr="00C2046E">
                <w:t>对应子流程</w:t>
              </w:r>
            </w:ins>
          </w:p>
        </w:tc>
        <w:tc>
          <w:tcPr>
            <w:tcW w:w="0" w:type="auto"/>
            <w:hideMark/>
          </w:tcPr>
          <w:p w14:paraId="59A26A57" w14:textId="77777777" w:rsidR="00C2046E" w:rsidRPr="00C2046E" w:rsidRDefault="00C2046E" w:rsidP="00C2046E">
            <w:pPr>
              <w:spacing w:before="120" w:after="120" w:line="288" w:lineRule="auto"/>
              <w:rPr>
                <w:ins w:id="1884" w:author="Jason Huang" w:date="2026-04-07T10:52:00Z"/>
                <w:rFonts w:hint="eastAsia"/>
              </w:rPr>
            </w:pPr>
            <w:ins w:id="1885" w:author="Jason Huang" w:date="2026-04-07T10:52:00Z">
              <w:r w:rsidRPr="00C2046E">
                <w:t>输入/输出</w:t>
              </w:r>
            </w:ins>
          </w:p>
        </w:tc>
      </w:tr>
      <w:tr w:rsidR="00C2046E" w:rsidRPr="00C2046E" w14:paraId="6DA04B00" w14:textId="77777777" w:rsidTr="00C2046E">
        <w:trPr>
          <w:ins w:id="1886" w:author="Jason Huang" w:date="2026-04-07T10:52:00Z"/>
        </w:trPr>
        <w:tc>
          <w:tcPr>
            <w:tcW w:w="675" w:type="dxa"/>
            <w:hideMark/>
          </w:tcPr>
          <w:p w14:paraId="2E26283D" w14:textId="77777777" w:rsidR="00C2046E" w:rsidRPr="00C2046E" w:rsidRDefault="00C2046E" w:rsidP="00C2046E">
            <w:pPr>
              <w:spacing w:before="120" w:after="120" w:line="288" w:lineRule="auto"/>
              <w:rPr>
                <w:ins w:id="1887" w:author="Jason Huang" w:date="2026-04-07T10:52:00Z"/>
                <w:rFonts w:hint="eastAsia"/>
              </w:rPr>
            </w:pPr>
            <w:ins w:id="1888" w:author="Jason Huang" w:date="2026-04-07T10:52:00Z">
              <w:r w:rsidRPr="00C2046E">
                <w:t>1</w:t>
              </w:r>
            </w:ins>
          </w:p>
        </w:tc>
        <w:tc>
          <w:tcPr>
            <w:tcW w:w="2218" w:type="dxa"/>
            <w:hideMark/>
          </w:tcPr>
          <w:p w14:paraId="08E268EE" w14:textId="77777777" w:rsidR="00C2046E" w:rsidRPr="00C2046E" w:rsidRDefault="00C2046E" w:rsidP="00C2046E">
            <w:pPr>
              <w:spacing w:before="120" w:after="120" w:line="288" w:lineRule="auto"/>
              <w:rPr>
                <w:ins w:id="1889" w:author="Jason Huang" w:date="2026-04-07T10:52:00Z"/>
                <w:rFonts w:hint="eastAsia"/>
              </w:rPr>
            </w:pPr>
            <w:ins w:id="1890" w:author="Jason Huang" w:date="2026-04-07T10:52:00Z">
              <w:r w:rsidRPr="00C2046E">
                <w:t>维护供应链网络映射（定期）</w:t>
              </w:r>
            </w:ins>
          </w:p>
        </w:tc>
        <w:tc>
          <w:tcPr>
            <w:tcW w:w="0" w:type="auto"/>
            <w:hideMark/>
          </w:tcPr>
          <w:p w14:paraId="70E031D9" w14:textId="77777777" w:rsidR="00C2046E" w:rsidRPr="00C2046E" w:rsidRDefault="00C2046E" w:rsidP="00C2046E">
            <w:pPr>
              <w:spacing w:before="120" w:after="120" w:line="288" w:lineRule="auto"/>
              <w:rPr>
                <w:ins w:id="1891" w:author="Jason Huang" w:date="2026-04-07T10:52:00Z"/>
                <w:rFonts w:hint="eastAsia"/>
              </w:rPr>
            </w:pPr>
            <w:ins w:id="1892" w:author="Jason Huang" w:date="2026-04-07T10:52:00Z">
              <w:r w:rsidRPr="00C2046E">
                <w:t>2.1 建立多层关联关系</w:t>
              </w:r>
            </w:ins>
          </w:p>
        </w:tc>
        <w:tc>
          <w:tcPr>
            <w:tcW w:w="0" w:type="auto"/>
            <w:hideMark/>
          </w:tcPr>
          <w:p w14:paraId="63E5454B" w14:textId="77777777" w:rsidR="00C2046E" w:rsidRPr="00C2046E" w:rsidRDefault="00C2046E" w:rsidP="00C2046E">
            <w:pPr>
              <w:spacing w:before="120" w:after="120" w:line="288" w:lineRule="auto"/>
              <w:rPr>
                <w:ins w:id="1893" w:author="Jason Huang" w:date="2026-04-07T10:52:00Z"/>
                <w:rFonts w:hint="eastAsia"/>
              </w:rPr>
            </w:pPr>
            <w:ins w:id="1894" w:author="Jason Huang" w:date="2026-04-07T10:52:00Z">
              <w:r w:rsidRPr="00C2046E">
                <w:t>输入：BOM、工厂、仓库、渠道主数据</w:t>
              </w:r>
            </w:ins>
          </w:p>
        </w:tc>
      </w:tr>
      <w:tr w:rsidR="00C2046E" w:rsidRPr="00C2046E" w14:paraId="172B03C7" w14:textId="77777777" w:rsidTr="00C2046E">
        <w:trPr>
          <w:ins w:id="1895" w:author="Jason Huang" w:date="2026-04-07T10:52:00Z"/>
        </w:trPr>
        <w:tc>
          <w:tcPr>
            <w:tcW w:w="675" w:type="dxa"/>
            <w:hideMark/>
          </w:tcPr>
          <w:p w14:paraId="396A2966" w14:textId="77777777" w:rsidR="00C2046E" w:rsidRPr="00C2046E" w:rsidRDefault="00C2046E" w:rsidP="00C2046E">
            <w:pPr>
              <w:spacing w:before="120" w:after="120" w:line="288" w:lineRule="auto"/>
              <w:rPr>
                <w:ins w:id="1896" w:author="Jason Huang" w:date="2026-04-07T10:52:00Z"/>
                <w:rFonts w:hint="eastAsia"/>
              </w:rPr>
            </w:pPr>
            <w:ins w:id="1897" w:author="Jason Huang" w:date="2026-04-07T10:52:00Z">
              <w:r w:rsidRPr="00C2046E">
                <w:t>2</w:t>
              </w:r>
            </w:ins>
          </w:p>
        </w:tc>
        <w:tc>
          <w:tcPr>
            <w:tcW w:w="2218" w:type="dxa"/>
            <w:hideMark/>
          </w:tcPr>
          <w:p w14:paraId="38C30532" w14:textId="77777777" w:rsidR="00C2046E" w:rsidRPr="00C2046E" w:rsidRDefault="00C2046E" w:rsidP="00C2046E">
            <w:pPr>
              <w:spacing w:before="120" w:after="120" w:line="288" w:lineRule="auto"/>
              <w:rPr>
                <w:ins w:id="1898" w:author="Jason Huang" w:date="2026-04-07T10:52:00Z"/>
                <w:rFonts w:hint="eastAsia"/>
              </w:rPr>
            </w:pPr>
            <w:ins w:id="1899" w:author="Jason Huang" w:date="2026-04-07T10:52:00Z">
              <w:r w:rsidRPr="00C2046E">
                <w:t>识别并标注关键依赖节点</w:t>
              </w:r>
            </w:ins>
          </w:p>
        </w:tc>
        <w:tc>
          <w:tcPr>
            <w:tcW w:w="0" w:type="auto"/>
            <w:hideMark/>
          </w:tcPr>
          <w:p w14:paraId="2CAB3285" w14:textId="77777777" w:rsidR="00C2046E" w:rsidRPr="00C2046E" w:rsidRDefault="00C2046E" w:rsidP="00C2046E">
            <w:pPr>
              <w:spacing w:before="120" w:after="120" w:line="288" w:lineRule="auto"/>
              <w:rPr>
                <w:ins w:id="1900" w:author="Jason Huang" w:date="2026-04-07T10:52:00Z"/>
                <w:rFonts w:hint="eastAsia"/>
              </w:rPr>
            </w:pPr>
            <w:ins w:id="1901" w:author="Jason Huang" w:date="2026-04-07T10:52:00Z">
              <w:r w:rsidRPr="00C2046E">
                <w:t>2.2 确定关键依赖与瓶颈</w:t>
              </w:r>
            </w:ins>
          </w:p>
        </w:tc>
        <w:tc>
          <w:tcPr>
            <w:tcW w:w="0" w:type="auto"/>
            <w:hideMark/>
          </w:tcPr>
          <w:p w14:paraId="3EBDEC9C" w14:textId="77777777" w:rsidR="00C2046E" w:rsidRPr="00C2046E" w:rsidRDefault="00C2046E" w:rsidP="00C2046E">
            <w:pPr>
              <w:spacing w:before="120" w:after="120" w:line="288" w:lineRule="auto"/>
              <w:rPr>
                <w:ins w:id="1902" w:author="Jason Huang" w:date="2026-04-07T10:52:00Z"/>
                <w:rFonts w:hint="eastAsia"/>
              </w:rPr>
            </w:pPr>
            <w:ins w:id="1903" w:author="Jason Huang" w:date="2026-04-07T10:52:00Z">
              <w:r w:rsidRPr="00C2046E">
                <w:t>输出：瓶颈节点清单</w:t>
              </w:r>
            </w:ins>
          </w:p>
        </w:tc>
      </w:tr>
      <w:tr w:rsidR="00C2046E" w:rsidRPr="00C2046E" w14:paraId="3BEB82AB" w14:textId="77777777" w:rsidTr="00C2046E">
        <w:trPr>
          <w:ins w:id="1904" w:author="Jason Huang" w:date="2026-04-07T10:52:00Z"/>
        </w:trPr>
        <w:tc>
          <w:tcPr>
            <w:tcW w:w="675" w:type="dxa"/>
            <w:hideMark/>
          </w:tcPr>
          <w:p w14:paraId="683C9A5E" w14:textId="77777777" w:rsidR="00C2046E" w:rsidRPr="00C2046E" w:rsidRDefault="00C2046E" w:rsidP="00C2046E">
            <w:pPr>
              <w:spacing w:before="120" w:after="120" w:line="288" w:lineRule="auto"/>
              <w:rPr>
                <w:ins w:id="1905" w:author="Jason Huang" w:date="2026-04-07T10:52:00Z"/>
                <w:rFonts w:hint="eastAsia"/>
              </w:rPr>
            </w:pPr>
            <w:ins w:id="1906" w:author="Jason Huang" w:date="2026-04-07T10:52:00Z">
              <w:r w:rsidRPr="00C2046E">
                <w:t>3</w:t>
              </w:r>
            </w:ins>
          </w:p>
        </w:tc>
        <w:tc>
          <w:tcPr>
            <w:tcW w:w="2218" w:type="dxa"/>
            <w:hideMark/>
          </w:tcPr>
          <w:p w14:paraId="77FB0760" w14:textId="77777777" w:rsidR="00C2046E" w:rsidRPr="00C2046E" w:rsidRDefault="00C2046E" w:rsidP="00C2046E">
            <w:pPr>
              <w:spacing w:before="120" w:after="120" w:line="288" w:lineRule="auto"/>
              <w:rPr>
                <w:ins w:id="1907" w:author="Jason Huang" w:date="2026-04-07T10:52:00Z"/>
                <w:rFonts w:hint="eastAsia"/>
              </w:rPr>
            </w:pPr>
            <w:ins w:id="1908" w:author="Jason Huang" w:date="2026-04-07T10:52:00Z">
              <w:r w:rsidRPr="00C2046E">
                <w:t>配置传导规则与参数</w:t>
              </w:r>
            </w:ins>
          </w:p>
        </w:tc>
        <w:tc>
          <w:tcPr>
            <w:tcW w:w="0" w:type="auto"/>
            <w:hideMark/>
          </w:tcPr>
          <w:p w14:paraId="7456D80C" w14:textId="77777777" w:rsidR="00C2046E" w:rsidRPr="00C2046E" w:rsidRDefault="00C2046E" w:rsidP="00C2046E">
            <w:pPr>
              <w:spacing w:before="120" w:after="120" w:line="288" w:lineRule="auto"/>
              <w:rPr>
                <w:ins w:id="1909" w:author="Jason Huang" w:date="2026-04-07T10:52:00Z"/>
                <w:rFonts w:hint="eastAsia"/>
              </w:rPr>
            </w:pPr>
            <w:ins w:id="1910" w:author="Jason Huang" w:date="2026-04-07T10:52:00Z">
              <w:r w:rsidRPr="00C2046E">
                <w:t>2.3 设定传导规则与参数</w:t>
              </w:r>
            </w:ins>
          </w:p>
        </w:tc>
        <w:tc>
          <w:tcPr>
            <w:tcW w:w="0" w:type="auto"/>
            <w:hideMark/>
          </w:tcPr>
          <w:p w14:paraId="42AB2D09" w14:textId="77777777" w:rsidR="00C2046E" w:rsidRPr="00C2046E" w:rsidRDefault="00C2046E" w:rsidP="00C2046E">
            <w:pPr>
              <w:spacing w:before="120" w:after="120" w:line="288" w:lineRule="auto"/>
              <w:rPr>
                <w:ins w:id="1911" w:author="Jason Huang" w:date="2026-04-07T10:52:00Z"/>
                <w:rFonts w:hint="eastAsia"/>
              </w:rPr>
            </w:pPr>
            <w:ins w:id="1912" w:author="Jason Huang" w:date="2026-04-07T10:52:00Z">
              <w:r w:rsidRPr="00C2046E">
                <w:t>输入：规则公式、系数</w:t>
              </w:r>
            </w:ins>
          </w:p>
        </w:tc>
      </w:tr>
      <w:tr w:rsidR="00C2046E" w:rsidRPr="00C2046E" w14:paraId="06044CB8" w14:textId="77777777" w:rsidTr="00C2046E">
        <w:trPr>
          <w:ins w:id="1913" w:author="Jason Huang" w:date="2026-04-07T10:52:00Z"/>
        </w:trPr>
        <w:tc>
          <w:tcPr>
            <w:tcW w:w="675" w:type="dxa"/>
            <w:hideMark/>
          </w:tcPr>
          <w:p w14:paraId="5500B023" w14:textId="77777777" w:rsidR="00C2046E" w:rsidRPr="00C2046E" w:rsidRDefault="00C2046E" w:rsidP="00C2046E">
            <w:pPr>
              <w:spacing w:before="120" w:after="120" w:line="288" w:lineRule="auto"/>
              <w:rPr>
                <w:ins w:id="1914" w:author="Jason Huang" w:date="2026-04-07T10:52:00Z"/>
                <w:rFonts w:hint="eastAsia"/>
              </w:rPr>
            </w:pPr>
            <w:ins w:id="1915" w:author="Jason Huang" w:date="2026-04-07T10:52:00Z">
              <w:r w:rsidRPr="00C2046E">
                <w:t>4</w:t>
              </w:r>
            </w:ins>
          </w:p>
        </w:tc>
        <w:tc>
          <w:tcPr>
            <w:tcW w:w="2218" w:type="dxa"/>
            <w:hideMark/>
          </w:tcPr>
          <w:p w14:paraId="16721CA3" w14:textId="77777777" w:rsidR="00C2046E" w:rsidRPr="00C2046E" w:rsidRDefault="00C2046E" w:rsidP="00C2046E">
            <w:pPr>
              <w:spacing w:before="120" w:after="120" w:line="288" w:lineRule="auto"/>
              <w:rPr>
                <w:ins w:id="1916" w:author="Jason Huang" w:date="2026-04-07T10:52:00Z"/>
                <w:rFonts w:hint="eastAsia"/>
              </w:rPr>
            </w:pPr>
            <w:ins w:id="1917" w:author="Jason Huang" w:date="2026-04-07T10:52:00Z">
              <w:r w:rsidRPr="00C2046E">
                <w:t>接收风险事件，输入事件参数</w:t>
              </w:r>
            </w:ins>
          </w:p>
        </w:tc>
        <w:tc>
          <w:tcPr>
            <w:tcW w:w="0" w:type="auto"/>
            <w:hideMark/>
          </w:tcPr>
          <w:p w14:paraId="32C15E99" w14:textId="77777777" w:rsidR="00C2046E" w:rsidRPr="00C2046E" w:rsidRDefault="00C2046E" w:rsidP="00C2046E">
            <w:pPr>
              <w:spacing w:before="120" w:after="120" w:line="288" w:lineRule="auto"/>
              <w:rPr>
                <w:ins w:id="1918" w:author="Jason Huang" w:date="2026-04-07T10:52:00Z"/>
                <w:rFonts w:hint="eastAsia"/>
              </w:rPr>
            </w:pPr>
            <w:ins w:id="1919" w:author="Jason Huang" w:date="2026-04-07T10:52:00Z">
              <w:r w:rsidRPr="00C2046E">
                <w:t>2.4 输入外部事件参数</w:t>
              </w:r>
            </w:ins>
          </w:p>
        </w:tc>
        <w:tc>
          <w:tcPr>
            <w:tcW w:w="0" w:type="auto"/>
            <w:hideMark/>
          </w:tcPr>
          <w:p w14:paraId="3F56F510" w14:textId="77777777" w:rsidR="00C2046E" w:rsidRPr="00C2046E" w:rsidRDefault="00C2046E" w:rsidP="00C2046E">
            <w:pPr>
              <w:spacing w:before="120" w:after="120" w:line="288" w:lineRule="auto"/>
              <w:rPr>
                <w:ins w:id="1920" w:author="Jason Huang" w:date="2026-04-07T10:52:00Z"/>
                <w:rFonts w:hint="eastAsia"/>
              </w:rPr>
            </w:pPr>
            <w:ins w:id="1921" w:author="Jason Huang" w:date="2026-04-07T10:52:00Z">
              <w:r w:rsidRPr="00C2046E">
                <w:t>输入：事件时长、中断程度</w:t>
              </w:r>
            </w:ins>
          </w:p>
        </w:tc>
      </w:tr>
      <w:tr w:rsidR="00C2046E" w:rsidRPr="00C2046E" w14:paraId="4C255B7A" w14:textId="77777777" w:rsidTr="00C2046E">
        <w:trPr>
          <w:ins w:id="1922" w:author="Jason Huang" w:date="2026-04-07T10:52:00Z"/>
        </w:trPr>
        <w:tc>
          <w:tcPr>
            <w:tcW w:w="675" w:type="dxa"/>
            <w:hideMark/>
          </w:tcPr>
          <w:p w14:paraId="6DFFE384" w14:textId="77777777" w:rsidR="00C2046E" w:rsidRPr="00C2046E" w:rsidRDefault="00C2046E" w:rsidP="00C2046E">
            <w:pPr>
              <w:spacing w:before="120" w:after="120" w:line="288" w:lineRule="auto"/>
              <w:rPr>
                <w:ins w:id="1923" w:author="Jason Huang" w:date="2026-04-07T10:52:00Z"/>
                <w:rFonts w:hint="eastAsia"/>
              </w:rPr>
            </w:pPr>
            <w:ins w:id="1924" w:author="Jason Huang" w:date="2026-04-07T10:52:00Z">
              <w:r w:rsidRPr="00C2046E">
                <w:t>5</w:t>
              </w:r>
            </w:ins>
          </w:p>
        </w:tc>
        <w:tc>
          <w:tcPr>
            <w:tcW w:w="2218" w:type="dxa"/>
            <w:hideMark/>
          </w:tcPr>
          <w:p w14:paraId="0CC83365" w14:textId="77777777" w:rsidR="00C2046E" w:rsidRPr="00C2046E" w:rsidRDefault="00C2046E" w:rsidP="00C2046E">
            <w:pPr>
              <w:spacing w:before="120" w:after="120" w:line="288" w:lineRule="auto"/>
              <w:rPr>
                <w:ins w:id="1925" w:author="Jason Huang" w:date="2026-04-07T10:52:00Z"/>
                <w:rFonts w:hint="eastAsia"/>
              </w:rPr>
            </w:pPr>
            <w:ins w:id="1926" w:author="Jason Huang" w:date="2026-04-07T10:52:00Z">
              <w:r w:rsidRPr="00C2046E">
                <w:t>执行传导模拟计算</w:t>
              </w:r>
            </w:ins>
          </w:p>
        </w:tc>
        <w:tc>
          <w:tcPr>
            <w:tcW w:w="0" w:type="auto"/>
            <w:hideMark/>
          </w:tcPr>
          <w:p w14:paraId="776867A7" w14:textId="77777777" w:rsidR="00C2046E" w:rsidRPr="00C2046E" w:rsidRDefault="00C2046E" w:rsidP="00C2046E">
            <w:pPr>
              <w:spacing w:before="120" w:after="120" w:line="288" w:lineRule="auto"/>
              <w:rPr>
                <w:ins w:id="1927" w:author="Jason Huang" w:date="2026-04-07T10:52:00Z"/>
                <w:rFonts w:hint="eastAsia"/>
              </w:rPr>
            </w:pPr>
            <w:ins w:id="1928" w:author="Jason Huang" w:date="2026-04-07T10:52:00Z">
              <w:r w:rsidRPr="00C2046E">
                <w:t>2.5 模拟传导计算</w:t>
              </w:r>
            </w:ins>
          </w:p>
        </w:tc>
        <w:tc>
          <w:tcPr>
            <w:tcW w:w="0" w:type="auto"/>
            <w:hideMark/>
          </w:tcPr>
          <w:p w14:paraId="7B5D7A2F" w14:textId="77777777" w:rsidR="00C2046E" w:rsidRPr="00C2046E" w:rsidRDefault="00C2046E" w:rsidP="00C2046E">
            <w:pPr>
              <w:spacing w:before="120" w:after="120" w:line="288" w:lineRule="auto"/>
              <w:rPr>
                <w:ins w:id="1929" w:author="Jason Huang" w:date="2026-04-07T10:52:00Z"/>
                <w:rFonts w:hint="eastAsia"/>
              </w:rPr>
            </w:pPr>
            <w:ins w:id="1930" w:author="Jason Huang" w:date="2026-04-07T10:52:00Z">
              <w:r w:rsidRPr="00C2046E">
                <w:t>系统计算</w:t>
              </w:r>
            </w:ins>
          </w:p>
        </w:tc>
      </w:tr>
      <w:tr w:rsidR="00C2046E" w:rsidRPr="00C2046E" w14:paraId="76C00559" w14:textId="77777777" w:rsidTr="00C2046E">
        <w:trPr>
          <w:ins w:id="1931" w:author="Jason Huang" w:date="2026-04-07T10:52:00Z"/>
        </w:trPr>
        <w:tc>
          <w:tcPr>
            <w:tcW w:w="675" w:type="dxa"/>
            <w:hideMark/>
          </w:tcPr>
          <w:p w14:paraId="503341A5" w14:textId="77777777" w:rsidR="00C2046E" w:rsidRPr="00C2046E" w:rsidRDefault="00C2046E" w:rsidP="00C2046E">
            <w:pPr>
              <w:spacing w:before="120" w:after="120" w:line="288" w:lineRule="auto"/>
              <w:rPr>
                <w:ins w:id="1932" w:author="Jason Huang" w:date="2026-04-07T10:52:00Z"/>
                <w:rFonts w:hint="eastAsia"/>
              </w:rPr>
            </w:pPr>
            <w:ins w:id="1933" w:author="Jason Huang" w:date="2026-04-07T10:52:00Z">
              <w:r w:rsidRPr="00C2046E">
                <w:t>6</w:t>
              </w:r>
            </w:ins>
          </w:p>
        </w:tc>
        <w:tc>
          <w:tcPr>
            <w:tcW w:w="2218" w:type="dxa"/>
            <w:hideMark/>
          </w:tcPr>
          <w:p w14:paraId="596A271D" w14:textId="77777777" w:rsidR="00C2046E" w:rsidRPr="00C2046E" w:rsidRDefault="00C2046E" w:rsidP="00C2046E">
            <w:pPr>
              <w:spacing w:before="120" w:after="120" w:line="288" w:lineRule="auto"/>
              <w:rPr>
                <w:ins w:id="1934" w:author="Jason Huang" w:date="2026-04-07T10:52:00Z"/>
                <w:rFonts w:hint="eastAsia"/>
              </w:rPr>
            </w:pPr>
            <w:ins w:id="1935" w:author="Jason Huang" w:date="2026-04-07T10:52:00Z">
              <w:r w:rsidRPr="00C2046E">
                <w:t>查看并输出业务指标</w:t>
              </w:r>
            </w:ins>
          </w:p>
        </w:tc>
        <w:tc>
          <w:tcPr>
            <w:tcW w:w="0" w:type="auto"/>
            <w:hideMark/>
          </w:tcPr>
          <w:p w14:paraId="586B6B03" w14:textId="77777777" w:rsidR="00C2046E" w:rsidRPr="00C2046E" w:rsidRDefault="00C2046E" w:rsidP="00C2046E">
            <w:pPr>
              <w:spacing w:before="120" w:after="120" w:line="288" w:lineRule="auto"/>
              <w:rPr>
                <w:ins w:id="1936" w:author="Jason Huang" w:date="2026-04-07T10:52:00Z"/>
                <w:rFonts w:hint="eastAsia"/>
              </w:rPr>
            </w:pPr>
            <w:ins w:id="1937" w:author="Jason Huang" w:date="2026-04-07T10:52:00Z">
              <w:r w:rsidRPr="00C2046E">
                <w:t>2.6 输出业务指标</w:t>
              </w:r>
            </w:ins>
          </w:p>
        </w:tc>
        <w:tc>
          <w:tcPr>
            <w:tcW w:w="0" w:type="auto"/>
            <w:hideMark/>
          </w:tcPr>
          <w:p w14:paraId="2BF52603" w14:textId="77777777" w:rsidR="00C2046E" w:rsidRPr="00C2046E" w:rsidRDefault="00C2046E" w:rsidP="00C2046E">
            <w:pPr>
              <w:spacing w:before="120" w:after="120" w:line="288" w:lineRule="auto"/>
              <w:rPr>
                <w:ins w:id="1938" w:author="Jason Huang" w:date="2026-04-07T10:52:00Z"/>
                <w:rFonts w:hint="eastAsia"/>
              </w:rPr>
            </w:pPr>
            <w:ins w:id="1939" w:author="Jason Huang" w:date="2026-04-07T10:52:00Z">
              <w:r w:rsidRPr="00C2046E">
                <w:t>输出：缺货天数、成本增加、收入损失、利润影响</w:t>
              </w:r>
            </w:ins>
          </w:p>
        </w:tc>
      </w:tr>
      <w:tr w:rsidR="00C2046E" w:rsidRPr="00C2046E" w14:paraId="304D06B1" w14:textId="77777777" w:rsidTr="00C2046E">
        <w:trPr>
          <w:ins w:id="1940" w:author="Jason Huang" w:date="2026-04-07T10:52:00Z"/>
        </w:trPr>
        <w:tc>
          <w:tcPr>
            <w:tcW w:w="675" w:type="dxa"/>
            <w:hideMark/>
          </w:tcPr>
          <w:p w14:paraId="3F9A1361" w14:textId="77777777" w:rsidR="00C2046E" w:rsidRPr="00C2046E" w:rsidRDefault="00C2046E" w:rsidP="00C2046E">
            <w:pPr>
              <w:spacing w:before="120" w:after="120" w:line="288" w:lineRule="auto"/>
              <w:rPr>
                <w:ins w:id="1941" w:author="Jason Huang" w:date="2026-04-07T10:52:00Z"/>
                <w:rFonts w:hint="eastAsia"/>
              </w:rPr>
            </w:pPr>
            <w:ins w:id="1942" w:author="Jason Huang" w:date="2026-04-07T10:52:00Z">
              <w:r w:rsidRPr="00C2046E">
                <w:t>7</w:t>
              </w:r>
            </w:ins>
          </w:p>
        </w:tc>
        <w:tc>
          <w:tcPr>
            <w:tcW w:w="2218" w:type="dxa"/>
            <w:hideMark/>
          </w:tcPr>
          <w:p w14:paraId="14E64762" w14:textId="77777777" w:rsidR="00C2046E" w:rsidRPr="00C2046E" w:rsidRDefault="00C2046E" w:rsidP="00C2046E">
            <w:pPr>
              <w:spacing w:before="120" w:after="120" w:line="288" w:lineRule="auto"/>
              <w:rPr>
                <w:ins w:id="1943" w:author="Jason Huang" w:date="2026-04-07T10:52:00Z"/>
                <w:rFonts w:hint="eastAsia"/>
              </w:rPr>
            </w:pPr>
            <w:ins w:id="1944" w:author="Jason Huang" w:date="2026-04-07T10:52:00Z">
              <w:r w:rsidRPr="00C2046E">
                <w:t>运行多情景对比</w:t>
              </w:r>
            </w:ins>
          </w:p>
        </w:tc>
        <w:tc>
          <w:tcPr>
            <w:tcW w:w="0" w:type="auto"/>
            <w:hideMark/>
          </w:tcPr>
          <w:p w14:paraId="614D3797" w14:textId="77777777" w:rsidR="00C2046E" w:rsidRPr="00C2046E" w:rsidRDefault="00C2046E" w:rsidP="00C2046E">
            <w:pPr>
              <w:spacing w:before="120" w:after="120" w:line="288" w:lineRule="auto"/>
              <w:rPr>
                <w:ins w:id="1945" w:author="Jason Huang" w:date="2026-04-07T10:52:00Z"/>
                <w:rFonts w:hint="eastAsia"/>
              </w:rPr>
            </w:pPr>
            <w:ins w:id="1946" w:author="Jason Huang" w:date="2026-04-07T10:52:00Z">
              <w:r w:rsidRPr="00C2046E">
                <w:t>2.7 多情景对比</w:t>
              </w:r>
            </w:ins>
          </w:p>
        </w:tc>
        <w:tc>
          <w:tcPr>
            <w:tcW w:w="0" w:type="auto"/>
            <w:hideMark/>
          </w:tcPr>
          <w:p w14:paraId="6A5A9683" w14:textId="77777777" w:rsidR="00C2046E" w:rsidRPr="00C2046E" w:rsidRDefault="00C2046E" w:rsidP="00C2046E">
            <w:pPr>
              <w:spacing w:before="120" w:after="120" w:line="288" w:lineRule="auto"/>
              <w:rPr>
                <w:ins w:id="1947" w:author="Jason Huang" w:date="2026-04-07T10:52:00Z"/>
                <w:rFonts w:hint="eastAsia"/>
              </w:rPr>
            </w:pPr>
            <w:ins w:id="1948" w:author="Jason Huang" w:date="2026-04-07T10:52:00Z">
              <w:r w:rsidRPr="00C2046E">
                <w:t>输出：乐观/中性/悲观对比表</w:t>
              </w:r>
            </w:ins>
          </w:p>
        </w:tc>
      </w:tr>
      <w:tr w:rsidR="00C2046E" w:rsidRPr="00C2046E" w14:paraId="2143EA48" w14:textId="77777777" w:rsidTr="00C2046E">
        <w:trPr>
          <w:ins w:id="1949" w:author="Jason Huang" w:date="2026-04-07T10:52:00Z"/>
        </w:trPr>
        <w:tc>
          <w:tcPr>
            <w:tcW w:w="675" w:type="dxa"/>
            <w:hideMark/>
          </w:tcPr>
          <w:p w14:paraId="16068BBF" w14:textId="77777777" w:rsidR="00C2046E" w:rsidRPr="00C2046E" w:rsidRDefault="00C2046E" w:rsidP="00C2046E">
            <w:pPr>
              <w:spacing w:before="120" w:after="120" w:line="288" w:lineRule="auto"/>
              <w:rPr>
                <w:ins w:id="1950" w:author="Jason Huang" w:date="2026-04-07T10:52:00Z"/>
                <w:rFonts w:hint="eastAsia"/>
              </w:rPr>
            </w:pPr>
            <w:ins w:id="1951" w:author="Jason Huang" w:date="2026-04-07T10:52:00Z">
              <w:r w:rsidRPr="00C2046E">
                <w:t>8</w:t>
              </w:r>
            </w:ins>
          </w:p>
        </w:tc>
        <w:tc>
          <w:tcPr>
            <w:tcW w:w="2218" w:type="dxa"/>
            <w:hideMark/>
          </w:tcPr>
          <w:p w14:paraId="142BD0E4" w14:textId="77777777" w:rsidR="00C2046E" w:rsidRPr="00C2046E" w:rsidRDefault="00C2046E" w:rsidP="00C2046E">
            <w:pPr>
              <w:spacing w:before="120" w:after="120" w:line="288" w:lineRule="auto"/>
              <w:rPr>
                <w:ins w:id="1952" w:author="Jason Huang" w:date="2026-04-07T10:52:00Z"/>
                <w:rFonts w:hint="eastAsia"/>
              </w:rPr>
            </w:pPr>
            <w:ins w:id="1953" w:author="Jason Huang" w:date="2026-04-07T10:52:00Z">
              <w:r w:rsidRPr="00C2046E">
                <w:t>将分析结果提交给响应指挥官</w:t>
              </w:r>
            </w:ins>
          </w:p>
        </w:tc>
        <w:tc>
          <w:tcPr>
            <w:tcW w:w="0" w:type="auto"/>
            <w:hideMark/>
          </w:tcPr>
          <w:p w14:paraId="6FF97EA3" w14:textId="77777777" w:rsidR="00C2046E" w:rsidRPr="00C2046E" w:rsidRDefault="00C2046E" w:rsidP="00C2046E">
            <w:pPr>
              <w:spacing w:before="120" w:after="120" w:line="288" w:lineRule="auto"/>
              <w:rPr>
                <w:ins w:id="1954" w:author="Jason Huang" w:date="2026-04-07T10:52:00Z"/>
                <w:rFonts w:hint="eastAsia"/>
              </w:rPr>
            </w:pPr>
            <w:ins w:id="1955" w:author="Jason Huang" w:date="2026-04-07T10:52:00Z">
              <w:r w:rsidRPr="00C2046E">
                <w:t>—</w:t>
              </w:r>
            </w:ins>
          </w:p>
        </w:tc>
        <w:tc>
          <w:tcPr>
            <w:tcW w:w="0" w:type="auto"/>
            <w:hideMark/>
          </w:tcPr>
          <w:p w14:paraId="517C1BD0" w14:textId="77777777" w:rsidR="00C2046E" w:rsidRPr="00C2046E" w:rsidRDefault="00C2046E" w:rsidP="00C2046E">
            <w:pPr>
              <w:spacing w:before="120" w:after="120" w:line="288" w:lineRule="auto"/>
              <w:rPr>
                <w:ins w:id="1956" w:author="Jason Huang" w:date="2026-04-07T10:52:00Z"/>
                <w:rFonts w:hint="eastAsia"/>
              </w:rPr>
            </w:pPr>
            <w:ins w:id="1957" w:author="Jason Huang" w:date="2026-04-07T10:52:00Z">
              <w:r w:rsidRPr="00C2046E">
                <w:t>输出：影响分析报告</w:t>
              </w:r>
            </w:ins>
          </w:p>
        </w:tc>
      </w:tr>
    </w:tbl>
    <w:p w14:paraId="3F3270B6" w14:textId="77777777" w:rsidR="00C2046E" w:rsidRDefault="00C2046E">
      <w:pPr>
        <w:spacing w:before="120" w:after="120" w:line="288" w:lineRule="auto"/>
        <w:rPr>
          <w:rFonts w:hint="eastAsia"/>
        </w:rPr>
        <w:pPrChange w:id="1958" w:author="Jason Huang" w:date="2026-04-07T10:52:00Z" w16du:dateUtc="2026-04-07T02:52:00Z">
          <w:pPr>
            <w:numPr>
              <w:numId w:val="390"/>
            </w:numPr>
            <w:spacing w:before="120" w:after="120" w:line="288" w:lineRule="auto"/>
          </w:pPr>
        </w:pPrChange>
      </w:pPr>
    </w:p>
    <w:p w14:paraId="58C3B4E5" w14:textId="0489256A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1959" w:name="heading_106"/>
      <w:r>
        <w:rPr>
          <w:rFonts w:ascii="Arial" w:eastAsia="DengXian" w:hAnsi="Arial" w:cs="Arial"/>
          <w:b/>
          <w:sz w:val="24"/>
        </w:rPr>
        <w:t xml:space="preserve">5.1.2.3 </w:t>
      </w:r>
      <w:ins w:id="1960" w:author="Jason Huang" w:date="2026-04-07T10:52:00Z" w16du:dateUtc="2026-04-07T02:52:00Z">
        <w:r w:rsidR="0068331D" w:rsidRPr="0068331D">
          <w:rPr>
            <w:rFonts w:ascii="Arial" w:eastAsia="DengXian" w:hAnsi="Arial" w:cs="Arial" w:hint="eastAsia"/>
            <w:b/>
            <w:sz w:val="24"/>
          </w:rPr>
          <w:t>响应指挥官</w:t>
        </w:r>
      </w:ins>
      <w:del w:id="1961" w:author="Jason Huang" w:date="2026-04-07T10:52:00Z" w16du:dateUtc="2026-04-07T02:52:00Z">
        <w:r w:rsidDel="0068331D">
          <w:rPr>
            <w:rFonts w:ascii="Arial" w:eastAsia="DengXian" w:hAnsi="Arial" w:cs="Arial"/>
            <w:b/>
            <w:sz w:val="24"/>
          </w:rPr>
          <w:delText>基层执行层</w:delText>
        </w:r>
      </w:del>
      <w:r>
        <w:rPr>
          <w:rFonts w:ascii="Arial" w:eastAsia="DengXian" w:hAnsi="Arial" w:cs="Arial"/>
          <w:b/>
          <w:sz w:val="24"/>
        </w:rPr>
        <w:t>用户流程</w:t>
      </w:r>
      <w:bookmarkEnd w:id="1959"/>
    </w:p>
    <w:p w14:paraId="58C3B4E6" w14:textId="77777777" w:rsidR="00474C43" w:rsidDel="00776F08" w:rsidRDefault="0059427E" w:rsidP="00980F6C">
      <w:pPr>
        <w:numPr>
          <w:ilvl w:val="0"/>
          <w:numId w:val="391"/>
        </w:numPr>
        <w:spacing w:before="120" w:after="120" w:line="288" w:lineRule="auto"/>
        <w:rPr>
          <w:del w:id="1962" w:author="Jason Huang" w:date="2026-04-07T10:53:00Z" w16du:dateUtc="2026-04-07T02:53:00Z"/>
          <w:rFonts w:hint="eastAsia"/>
        </w:rPr>
      </w:pPr>
      <w:del w:id="1963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计划专员流程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查看系统推送的计划领域风险预警与分配的任务工单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维护生产计划、物料需求计划等基础信息，核查计划相关数据准确性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执行风险处置任务（如调整计划、反馈物料短缺情况），实时更新任务进度，上传佐证材料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上报计划执行过程中的异常情况（如计划偏差、物料短缺影响计划）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配合风控专员完成计划领域风险校验与复盘资料收集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查看任务验收结果，整改未通过项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7" w14:textId="77777777" w:rsidR="00474C43" w:rsidDel="00776F08" w:rsidRDefault="0059427E" w:rsidP="00980F6C">
      <w:pPr>
        <w:numPr>
          <w:ilvl w:val="0"/>
          <w:numId w:val="392"/>
        </w:numPr>
        <w:spacing w:before="120" w:after="120" w:line="288" w:lineRule="auto"/>
        <w:rPr>
          <w:del w:id="1964" w:author="Jason Huang" w:date="2026-04-07T10:53:00Z" w16du:dateUtc="2026-04-07T02:53:00Z"/>
          <w:rFonts w:hint="eastAsia"/>
        </w:rPr>
      </w:pPr>
      <w:del w:id="1965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采购专员流程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查看采购领域风险预警、供应商异常信息与分配的任务工单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维护供应商基础信息，核查供应商相关数据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执行风险处置任务（如与供应商沟通、核实交付情况、收集供应商佐证材料）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实时更新任务进度，上报任务执行中的异常（如供应商拒绝配合、交付延迟加剧）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配合风控专员完成供应商风险校验与复盘资料收集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接收任务验收通知，配合验收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8" w14:textId="77777777" w:rsidR="00474C43" w:rsidDel="00776F08" w:rsidRDefault="0059427E" w:rsidP="00980F6C">
      <w:pPr>
        <w:numPr>
          <w:ilvl w:val="0"/>
          <w:numId w:val="393"/>
        </w:numPr>
        <w:spacing w:before="120" w:after="120" w:line="288" w:lineRule="auto"/>
        <w:rPr>
          <w:del w:id="1966" w:author="Jason Huang" w:date="2026-04-07T10:53:00Z" w16du:dateUtc="2026-04-07T02:53:00Z"/>
          <w:rFonts w:hint="eastAsia"/>
        </w:rPr>
      </w:pPr>
      <w:del w:id="1967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物流专员流程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查看物流领域风险预警、物流异常信息与分配的任务工单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同步物流轨迹、核查物流数据，上报物流异常（如港口拥堵、运输延迟）</w:delText>
        </w:r>
        <w:r w:rsidDel="00776F08">
          <w:rPr>
            <w:rFonts w:ascii="Arial" w:eastAsia="DengXian" w:hAnsi="Arial" w:cs="Arial"/>
          </w:rPr>
          <w:lastRenderedPageBreak/>
          <w:delText xml:space="preserve">→4. </w:delText>
        </w:r>
        <w:r w:rsidDel="00776F08">
          <w:rPr>
            <w:rFonts w:ascii="Arial" w:eastAsia="DengXian" w:hAnsi="Arial" w:cs="Arial"/>
          </w:rPr>
          <w:delText>执行风险处置任务（如调整物流路线、对接物流服务商、跟踪运力调配情况）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上传物流相关佐证材料（如物流轨迹截图、服务商沟通记录），更新任务进度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参与物流风险复盘，反馈物流处置过程中的问题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接收任务验收通知，配合验收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9" w14:textId="77777777" w:rsidR="00474C43" w:rsidDel="00776F08" w:rsidRDefault="0059427E" w:rsidP="00980F6C">
      <w:pPr>
        <w:numPr>
          <w:ilvl w:val="0"/>
          <w:numId w:val="394"/>
        </w:numPr>
        <w:spacing w:before="120" w:after="120" w:line="288" w:lineRule="auto"/>
        <w:rPr>
          <w:del w:id="1968" w:author="Jason Huang" w:date="2026-04-07T10:53:00Z" w16du:dateUtc="2026-04-07T02:53:00Z"/>
          <w:rFonts w:hint="eastAsia"/>
        </w:rPr>
      </w:pPr>
      <w:del w:id="1969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生产专员流程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查看生产领域风险预警与分配的任务工单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上报生产过程中的异常情况（如产线中断、物料短缺、设备故障）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执行生产计划调整、产线应急处置等任务，更新任务进度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反馈生产端风险影响（如产能损失、生产周期延长）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配合完成生产相关风险复盘，提供生产端数据支撑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接收任务验收通知，配合验收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A" w14:textId="77777777" w:rsidR="00474C43" w:rsidDel="00776F08" w:rsidRDefault="0059427E" w:rsidP="00980F6C">
      <w:pPr>
        <w:numPr>
          <w:ilvl w:val="0"/>
          <w:numId w:val="395"/>
        </w:numPr>
        <w:spacing w:before="120" w:after="120" w:line="288" w:lineRule="auto"/>
        <w:rPr>
          <w:del w:id="1970" w:author="Jason Huang" w:date="2026-04-07T10:53:00Z" w16du:dateUtc="2026-04-07T02:53:00Z"/>
          <w:rFonts w:hint="eastAsia"/>
        </w:rPr>
      </w:pPr>
      <w:del w:id="1971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库存专员流程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查看库存风险预警、库存异常信息与分配的任务工单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同步实时库存数据，核查库存准确性，上报库存异常（如缺货、滞销、损耗）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执行库存调拨、盘点、滞销处理等任务，上传盘点报告、调拨记录等佐证材料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实时更新任务进度，上报任务执行中的异常（如库存短缺无法调拨）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配合风控部完成库存风险分析与复盘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接收任务验收通知，配合验收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B" w14:textId="77777777" w:rsidR="00474C43" w:rsidDel="00776F08" w:rsidRDefault="0059427E" w:rsidP="00980F6C">
      <w:pPr>
        <w:numPr>
          <w:ilvl w:val="0"/>
          <w:numId w:val="396"/>
        </w:numPr>
        <w:spacing w:before="120" w:after="120" w:line="288" w:lineRule="auto"/>
        <w:rPr>
          <w:del w:id="1972" w:author="Jason Huang" w:date="2026-04-07T10:53:00Z" w16du:dateUtc="2026-04-07T02:53:00Z"/>
          <w:rFonts w:hint="eastAsia"/>
        </w:rPr>
      </w:pPr>
      <w:del w:id="1973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风控专员流程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查看全领域风险预警，逐一核实预警真实性（排除误报）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对需处置的预警，发起应对措施申请或执行基础处置任务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上报重大风险事件，填写风险详情与初步分析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跟踪风险处置进度，收集处置过程中的相关数据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填写风险复盘资料，参与风险复盘会议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维护风险数据校验记录，优化风险校验规则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C" w14:textId="77777777" w:rsidR="00474C43" w:rsidDel="00776F08" w:rsidRDefault="0059427E" w:rsidP="00980F6C">
      <w:pPr>
        <w:numPr>
          <w:ilvl w:val="0"/>
          <w:numId w:val="397"/>
        </w:numPr>
        <w:spacing w:before="120" w:after="120" w:line="288" w:lineRule="auto"/>
        <w:rPr>
          <w:del w:id="1974" w:author="Jason Huang" w:date="2026-04-07T10:53:00Z" w16du:dateUtc="2026-04-07T02:53:00Z"/>
          <w:rFonts w:hint="eastAsia"/>
        </w:rPr>
      </w:pPr>
      <w:del w:id="1975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合规</w:delText>
        </w:r>
        <w:r w:rsidDel="00776F08">
          <w:rPr>
            <w:rFonts w:ascii="Arial" w:eastAsia="DengXian" w:hAnsi="Arial" w:cs="Arial"/>
            <w:b/>
          </w:rPr>
          <w:delText>/ESG</w:delText>
        </w:r>
        <w:r w:rsidDel="00776F08">
          <w:rPr>
            <w:rFonts w:ascii="Arial" w:eastAsia="DengXian" w:hAnsi="Arial" w:cs="Arial"/>
            <w:b/>
          </w:rPr>
          <w:delText>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查看合规与</w:delText>
        </w:r>
        <w:r w:rsidDel="00776F08">
          <w:rPr>
            <w:rFonts w:ascii="Arial" w:eastAsia="DengXian" w:hAnsi="Arial" w:cs="Arial"/>
          </w:rPr>
          <w:delText>ESG</w:delText>
        </w:r>
        <w:r w:rsidDel="00776F08">
          <w:rPr>
            <w:rFonts w:ascii="Arial" w:eastAsia="DengXian" w:hAnsi="Arial" w:cs="Arial"/>
          </w:rPr>
          <w:delText>风险数据、预警信息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执行合规审查任务，填写合规审查记录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收集</w:delText>
        </w:r>
        <w:r w:rsidDel="00776F08">
          <w:rPr>
            <w:rFonts w:ascii="Arial" w:eastAsia="DengXian" w:hAnsi="Arial" w:cs="Arial"/>
          </w:rPr>
          <w:delText>ESG</w:delText>
        </w:r>
        <w:r w:rsidDel="00776F08">
          <w:rPr>
            <w:rFonts w:ascii="Arial" w:eastAsia="DengXian" w:hAnsi="Arial" w:cs="Arial"/>
          </w:rPr>
          <w:delText>相关数据与佐证材料，生成基础合规</w:delText>
        </w:r>
        <w:r w:rsidDel="00776F08">
          <w:rPr>
            <w:rFonts w:ascii="Arial" w:eastAsia="DengXian" w:hAnsi="Arial" w:cs="Arial"/>
          </w:rPr>
          <w:delText>/ESG</w:delText>
        </w:r>
        <w:r w:rsidDel="00776F08">
          <w:rPr>
            <w:rFonts w:ascii="Arial" w:eastAsia="DengXian" w:hAnsi="Arial" w:cs="Arial"/>
          </w:rPr>
          <w:delText>报告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执行合规整改任务，更新整改进度，上传整改佐证材料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上报合规</w:delText>
        </w:r>
        <w:r w:rsidDel="00776F08">
          <w:rPr>
            <w:rFonts w:ascii="Arial" w:eastAsia="DengXian" w:hAnsi="Arial" w:cs="Arial"/>
          </w:rPr>
          <w:delText>/ESG</w:delText>
        </w:r>
        <w:r w:rsidDel="00776F08">
          <w:rPr>
            <w:rFonts w:ascii="Arial" w:eastAsia="DengXian" w:hAnsi="Arial" w:cs="Arial"/>
          </w:rPr>
          <w:delText>领域异常情况，配合风控专员完成风险校验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参与合规</w:delText>
        </w:r>
        <w:r w:rsidDel="00776F08">
          <w:rPr>
            <w:rFonts w:ascii="Arial" w:eastAsia="DengXian" w:hAnsi="Arial" w:cs="Arial"/>
          </w:rPr>
          <w:delText>/ESG</w:delText>
        </w:r>
        <w:r w:rsidDel="00776F08">
          <w:rPr>
            <w:rFonts w:ascii="Arial" w:eastAsia="DengXian" w:hAnsi="Arial" w:cs="Arial"/>
          </w:rPr>
          <w:delText>领域风险复盘</w:delText>
        </w:r>
        <w:r w:rsidDel="00776F08">
          <w:rPr>
            <w:rFonts w:ascii="Arial" w:eastAsia="DengXian" w:hAnsi="Arial" w:cs="Arial"/>
          </w:rPr>
          <w:delText xml:space="preserve">→8.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p w14:paraId="58C3B4ED" w14:textId="77777777" w:rsidR="00776F08" w:rsidRDefault="0059427E" w:rsidP="00776F08">
      <w:pPr>
        <w:numPr>
          <w:ilvl w:val="0"/>
          <w:numId w:val="398"/>
        </w:numPr>
        <w:spacing w:before="120" w:after="120" w:line="288" w:lineRule="auto"/>
        <w:rPr>
          <w:ins w:id="1976" w:author="Jason Huang" w:date="2026-04-07T10:53:00Z" w16du:dateUtc="2026-04-07T02:53:00Z"/>
          <w:rFonts w:hint="eastAsia"/>
        </w:rPr>
      </w:pPr>
      <w:del w:id="1977" w:author="Jason Huang" w:date="2026-04-07T10:53:00Z" w16du:dateUtc="2026-04-07T02:53:00Z">
        <w:r w:rsidDel="00776F08">
          <w:rPr>
            <w:rFonts w:ascii="Arial" w:eastAsia="DengXian" w:hAnsi="Arial" w:cs="Arial"/>
            <w:b/>
          </w:rPr>
          <w:delText>数据录入专员流程</w:delText>
        </w:r>
        <w:r w:rsidDel="00776F08">
          <w:rPr>
            <w:rFonts w:ascii="Arial" w:eastAsia="DengXian" w:hAnsi="Arial" w:cs="Arial"/>
          </w:rPr>
          <w:delText>：</w:delText>
        </w:r>
        <w:r w:rsidDel="00776F08">
          <w:rPr>
            <w:rFonts w:ascii="Arial" w:eastAsia="DengXian" w:hAnsi="Arial" w:cs="Arial"/>
          </w:rPr>
          <w:delText xml:space="preserve">1. </w:delText>
        </w:r>
        <w:r w:rsidDel="00776F08">
          <w:rPr>
            <w:rFonts w:ascii="Arial" w:eastAsia="DengXian" w:hAnsi="Arial" w:cs="Arial"/>
          </w:rPr>
          <w:delText>登录系统</w:delText>
        </w:r>
        <w:r w:rsidDel="00776F08">
          <w:rPr>
            <w:rFonts w:ascii="Arial" w:eastAsia="DengXian" w:hAnsi="Arial" w:cs="Arial"/>
          </w:rPr>
          <w:delText xml:space="preserve">→2. </w:delText>
        </w:r>
        <w:r w:rsidDel="00776F08">
          <w:rPr>
            <w:rFonts w:ascii="Arial" w:eastAsia="DengXian" w:hAnsi="Arial" w:cs="Arial"/>
          </w:rPr>
          <w:delText>查看分配的数据录入任务（如物料信息、供应商信息、规则配置）</w:delText>
        </w:r>
        <w:r w:rsidDel="00776F08">
          <w:rPr>
            <w:rFonts w:ascii="Arial" w:eastAsia="DengXian" w:hAnsi="Arial" w:cs="Arial"/>
          </w:rPr>
          <w:delText xml:space="preserve">→3. </w:delText>
        </w:r>
        <w:r w:rsidDel="00776F08">
          <w:rPr>
            <w:rFonts w:ascii="Arial" w:eastAsia="DengXian" w:hAnsi="Arial" w:cs="Arial"/>
          </w:rPr>
          <w:delText>按要求录入相关数据，校验数据准确性与完整性</w:delText>
        </w:r>
        <w:r w:rsidDel="00776F08">
          <w:rPr>
            <w:rFonts w:ascii="Arial" w:eastAsia="DengXian" w:hAnsi="Arial" w:cs="Arial"/>
          </w:rPr>
          <w:delText xml:space="preserve">→4. </w:delText>
        </w:r>
        <w:r w:rsidDel="00776F08">
          <w:rPr>
            <w:rFonts w:ascii="Arial" w:eastAsia="DengXian" w:hAnsi="Arial" w:cs="Arial"/>
          </w:rPr>
          <w:delText>补充完善风险事件相关数据、传导路径规则、措施路由规则等</w:delText>
        </w:r>
        <w:r w:rsidDel="00776F08">
          <w:rPr>
            <w:rFonts w:ascii="Arial" w:eastAsia="DengXian" w:hAnsi="Arial" w:cs="Arial"/>
          </w:rPr>
          <w:delText xml:space="preserve">→5. </w:delText>
        </w:r>
        <w:r w:rsidDel="00776F08">
          <w:rPr>
            <w:rFonts w:ascii="Arial" w:eastAsia="DengXian" w:hAnsi="Arial" w:cs="Arial"/>
          </w:rPr>
          <w:delText>上报数据录入过程中的异常（如数据缺失、格式错误）</w:delText>
        </w:r>
        <w:r w:rsidDel="00776F08">
          <w:rPr>
            <w:rFonts w:ascii="Arial" w:eastAsia="DengXian" w:hAnsi="Arial" w:cs="Arial"/>
          </w:rPr>
          <w:delText xml:space="preserve">→6. </w:delText>
        </w:r>
        <w:r w:rsidDel="00776F08">
          <w:rPr>
            <w:rFonts w:ascii="Arial" w:eastAsia="DengXian" w:hAnsi="Arial" w:cs="Arial"/>
          </w:rPr>
          <w:delText>接收数据审核通知，整改未通过的数据</w:delText>
        </w:r>
        <w:r w:rsidDel="00776F08">
          <w:rPr>
            <w:rFonts w:ascii="Arial" w:eastAsia="DengXian" w:hAnsi="Arial" w:cs="Arial"/>
          </w:rPr>
          <w:delText xml:space="preserve">→7. </w:delText>
        </w:r>
        <w:r w:rsidDel="00776F08">
          <w:rPr>
            <w:rFonts w:ascii="Arial" w:eastAsia="DengXian" w:hAnsi="Arial" w:cs="Arial"/>
          </w:rPr>
          <w:delText>退出系统。</w:delText>
        </w:r>
      </w:del>
    </w:p>
    <w:tbl>
      <w:tblPr>
        <w:tblStyle w:val="af0"/>
        <w:tblW w:w="0" w:type="auto"/>
        <w:tblLook w:val="04A0" w:firstRow="1" w:lastRow="0" w:firstColumn="1" w:lastColumn="0" w:noHBand="0" w:noVBand="1"/>
        <w:tblPrChange w:id="1978" w:author="Jason Huang" w:date="2026-04-07T10:53:00Z" w16du:dateUtc="2026-04-07T02:53:00Z">
          <w:tblPr>
            <w:tblW w:w="0" w:type="auto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21"/>
        <w:gridCol w:w="2690"/>
        <w:gridCol w:w="2212"/>
        <w:gridCol w:w="2998"/>
        <w:tblGridChange w:id="1979">
          <w:tblGrid>
            <w:gridCol w:w="324"/>
            <w:gridCol w:w="297"/>
            <w:gridCol w:w="331"/>
            <w:gridCol w:w="2359"/>
            <w:gridCol w:w="415"/>
            <w:gridCol w:w="1797"/>
            <w:gridCol w:w="527"/>
            <w:gridCol w:w="2471"/>
            <w:gridCol w:w="348"/>
          </w:tblGrid>
        </w:tblGridChange>
      </w:tblGrid>
      <w:tr w:rsidR="00776F08" w:rsidRPr="00776F08" w14:paraId="2405CACE" w14:textId="77777777" w:rsidTr="00776F08">
        <w:trPr>
          <w:ins w:id="1980" w:author="Jason Huang" w:date="2026-04-07T10:53:00Z"/>
          <w:trPrChange w:id="1981" w:author="Jason Huang" w:date="2026-04-07T10:53:00Z" w16du:dateUtc="2026-04-07T02:53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1982" w:author="Jason Huang" w:date="2026-04-07T10:53:00Z" w16du:dateUtc="2026-04-07T02:53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BE653E7" w14:textId="77777777" w:rsidR="00776F08" w:rsidRPr="00776F08" w:rsidRDefault="00776F08" w:rsidP="00776F08">
            <w:pPr>
              <w:spacing w:before="120" w:after="120" w:line="288" w:lineRule="auto"/>
              <w:rPr>
                <w:ins w:id="1983" w:author="Jason Huang" w:date="2026-04-07T10:53:00Z"/>
                <w:rFonts w:hint="eastAsia"/>
              </w:rPr>
            </w:pPr>
            <w:ins w:id="1984" w:author="Jason Huang" w:date="2026-04-07T10:53:00Z">
              <w:r w:rsidRPr="00776F08">
                <w:t>步骤</w:t>
              </w:r>
            </w:ins>
          </w:p>
        </w:tc>
        <w:tc>
          <w:tcPr>
            <w:tcW w:w="0" w:type="auto"/>
            <w:hideMark/>
            <w:tcPrChange w:id="1985" w:author="Jason Huang" w:date="2026-04-07T10:53:00Z" w16du:dateUtc="2026-04-07T02:53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E2DC09F" w14:textId="77777777" w:rsidR="00776F08" w:rsidRPr="00776F08" w:rsidRDefault="00776F08" w:rsidP="00776F08">
            <w:pPr>
              <w:spacing w:before="120" w:after="120" w:line="288" w:lineRule="auto"/>
              <w:rPr>
                <w:ins w:id="1986" w:author="Jason Huang" w:date="2026-04-07T10:53:00Z"/>
                <w:rFonts w:hint="eastAsia"/>
              </w:rPr>
            </w:pPr>
            <w:ins w:id="1987" w:author="Jason Huang" w:date="2026-04-07T10:53:00Z">
              <w:r w:rsidRPr="00776F08">
                <w:t>操作</w:t>
              </w:r>
            </w:ins>
          </w:p>
        </w:tc>
        <w:tc>
          <w:tcPr>
            <w:tcW w:w="0" w:type="auto"/>
            <w:hideMark/>
            <w:tcPrChange w:id="1988" w:author="Jason Huang" w:date="2026-04-07T10:53:00Z" w16du:dateUtc="2026-04-07T02:53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C438FC5" w14:textId="77777777" w:rsidR="00776F08" w:rsidRPr="00776F08" w:rsidRDefault="00776F08" w:rsidP="00776F08">
            <w:pPr>
              <w:spacing w:before="120" w:after="120" w:line="288" w:lineRule="auto"/>
              <w:rPr>
                <w:ins w:id="1989" w:author="Jason Huang" w:date="2026-04-07T10:53:00Z"/>
                <w:rFonts w:hint="eastAsia"/>
              </w:rPr>
            </w:pPr>
            <w:ins w:id="1990" w:author="Jason Huang" w:date="2026-04-07T10:53:00Z">
              <w:r w:rsidRPr="00776F08">
                <w:t>对应子流程</w:t>
              </w:r>
            </w:ins>
          </w:p>
        </w:tc>
        <w:tc>
          <w:tcPr>
            <w:tcW w:w="0" w:type="auto"/>
            <w:hideMark/>
            <w:tcPrChange w:id="1991" w:author="Jason Huang" w:date="2026-04-07T10:53:00Z" w16du:dateUtc="2026-04-07T02:53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6EF43B9" w14:textId="77777777" w:rsidR="00776F08" w:rsidRPr="00776F08" w:rsidRDefault="00776F08" w:rsidP="00776F08">
            <w:pPr>
              <w:spacing w:before="120" w:after="120" w:line="288" w:lineRule="auto"/>
              <w:rPr>
                <w:ins w:id="1992" w:author="Jason Huang" w:date="2026-04-07T10:53:00Z"/>
                <w:rFonts w:hint="eastAsia"/>
              </w:rPr>
            </w:pPr>
            <w:ins w:id="1993" w:author="Jason Huang" w:date="2026-04-07T10:53:00Z">
              <w:r w:rsidRPr="00776F08">
                <w:t>输入/输出</w:t>
              </w:r>
            </w:ins>
          </w:p>
        </w:tc>
      </w:tr>
      <w:tr w:rsidR="00776F08" w:rsidRPr="00776F08" w14:paraId="404B7621" w14:textId="77777777" w:rsidTr="00776F08">
        <w:trPr>
          <w:ins w:id="1994" w:author="Jason Huang" w:date="2026-04-07T10:53:00Z"/>
          <w:trPrChange w:id="1995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1996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D41F5F7" w14:textId="77777777" w:rsidR="00776F08" w:rsidRPr="00776F08" w:rsidRDefault="00776F08" w:rsidP="00776F08">
            <w:pPr>
              <w:spacing w:before="120" w:after="120" w:line="288" w:lineRule="auto"/>
              <w:rPr>
                <w:ins w:id="1997" w:author="Jason Huang" w:date="2026-04-07T10:53:00Z"/>
                <w:rFonts w:hint="eastAsia"/>
              </w:rPr>
            </w:pPr>
            <w:ins w:id="1998" w:author="Jason Huang" w:date="2026-04-07T10:53:00Z">
              <w:r w:rsidRPr="00776F08">
                <w:t>1</w:t>
              </w:r>
            </w:ins>
          </w:p>
        </w:tc>
        <w:tc>
          <w:tcPr>
            <w:tcW w:w="0" w:type="auto"/>
            <w:hideMark/>
            <w:tcPrChange w:id="1999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685AFE4" w14:textId="77777777" w:rsidR="00776F08" w:rsidRPr="00776F08" w:rsidRDefault="00776F08" w:rsidP="00776F08">
            <w:pPr>
              <w:spacing w:before="120" w:after="120" w:line="288" w:lineRule="auto"/>
              <w:rPr>
                <w:ins w:id="2000" w:author="Jason Huang" w:date="2026-04-07T10:53:00Z"/>
                <w:rFonts w:hint="eastAsia"/>
              </w:rPr>
            </w:pPr>
            <w:ins w:id="2001" w:author="Jason Huang" w:date="2026-04-07T10:53:00Z">
              <w:r w:rsidRPr="00776F08">
                <w:t>接收风险事件通知及影响分析</w:t>
              </w:r>
            </w:ins>
          </w:p>
        </w:tc>
        <w:tc>
          <w:tcPr>
            <w:tcW w:w="0" w:type="auto"/>
            <w:hideMark/>
            <w:tcPrChange w:id="2002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1B98948" w14:textId="77777777" w:rsidR="00776F08" w:rsidRPr="00776F08" w:rsidRDefault="00776F08" w:rsidP="00776F08">
            <w:pPr>
              <w:spacing w:before="120" w:after="120" w:line="288" w:lineRule="auto"/>
              <w:rPr>
                <w:ins w:id="2003" w:author="Jason Huang" w:date="2026-04-07T10:53:00Z"/>
                <w:rFonts w:hint="eastAsia"/>
              </w:rPr>
            </w:pPr>
            <w:ins w:id="2004" w:author="Jason Huang" w:date="2026-04-07T10:53:00Z">
              <w:r w:rsidRPr="00776F08">
                <w:t>3.1 激活风险事件</w:t>
              </w:r>
            </w:ins>
          </w:p>
        </w:tc>
        <w:tc>
          <w:tcPr>
            <w:tcW w:w="0" w:type="auto"/>
            <w:hideMark/>
            <w:tcPrChange w:id="2005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5D465A1" w14:textId="77777777" w:rsidR="00776F08" w:rsidRPr="00776F08" w:rsidRDefault="00776F08" w:rsidP="00776F08">
            <w:pPr>
              <w:spacing w:before="120" w:after="120" w:line="288" w:lineRule="auto"/>
              <w:rPr>
                <w:ins w:id="2006" w:author="Jason Huang" w:date="2026-04-07T10:53:00Z"/>
                <w:rFonts w:hint="eastAsia"/>
              </w:rPr>
            </w:pPr>
            <w:ins w:id="2007" w:author="Jason Huang" w:date="2026-04-07T10:53:00Z">
              <w:r w:rsidRPr="00776F08">
                <w:t>输入：风险事件 + 分析报告</w:t>
              </w:r>
            </w:ins>
          </w:p>
        </w:tc>
      </w:tr>
      <w:tr w:rsidR="00776F08" w:rsidRPr="00776F08" w14:paraId="70B5B232" w14:textId="77777777" w:rsidTr="00776F08">
        <w:trPr>
          <w:ins w:id="2008" w:author="Jason Huang" w:date="2026-04-07T10:53:00Z"/>
          <w:trPrChange w:id="2009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10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9FFA303" w14:textId="77777777" w:rsidR="00776F08" w:rsidRPr="00776F08" w:rsidRDefault="00776F08" w:rsidP="00776F08">
            <w:pPr>
              <w:spacing w:before="120" w:after="120" w:line="288" w:lineRule="auto"/>
              <w:rPr>
                <w:ins w:id="2011" w:author="Jason Huang" w:date="2026-04-07T10:53:00Z"/>
                <w:rFonts w:hint="eastAsia"/>
              </w:rPr>
            </w:pPr>
            <w:ins w:id="2012" w:author="Jason Huang" w:date="2026-04-07T10:53:00Z">
              <w:r w:rsidRPr="00776F08">
                <w:t>2</w:t>
              </w:r>
            </w:ins>
          </w:p>
        </w:tc>
        <w:tc>
          <w:tcPr>
            <w:tcW w:w="0" w:type="auto"/>
            <w:hideMark/>
            <w:tcPrChange w:id="2013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F1D6775" w14:textId="77777777" w:rsidR="00776F08" w:rsidRPr="00776F08" w:rsidRDefault="00776F08" w:rsidP="00776F08">
            <w:pPr>
              <w:spacing w:before="120" w:after="120" w:line="288" w:lineRule="auto"/>
              <w:rPr>
                <w:ins w:id="2014" w:author="Jason Huang" w:date="2026-04-07T10:53:00Z"/>
                <w:rFonts w:hint="eastAsia"/>
              </w:rPr>
            </w:pPr>
            <w:ins w:id="2015" w:author="Jason Huang" w:date="2026-04-07T10:53:00Z">
              <w:r w:rsidRPr="00776F08">
                <w:t>确认是否正式激活响应</w:t>
              </w:r>
            </w:ins>
          </w:p>
        </w:tc>
        <w:tc>
          <w:tcPr>
            <w:tcW w:w="0" w:type="auto"/>
            <w:hideMark/>
            <w:tcPrChange w:id="2016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616C447" w14:textId="77777777" w:rsidR="00776F08" w:rsidRPr="00776F08" w:rsidRDefault="00776F08" w:rsidP="00776F08">
            <w:pPr>
              <w:spacing w:before="120" w:after="120" w:line="288" w:lineRule="auto"/>
              <w:rPr>
                <w:ins w:id="2017" w:author="Jason Huang" w:date="2026-04-07T10:53:00Z"/>
                <w:rFonts w:hint="eastAsia"/>
              </w:rPr>
            </w:pPr>
            <w:ins w:id="2018" w:author="Jason Huang" w:date="2026-04-07T10:53:00Z">
              <w:r w:rsidRPr="00776F08">
                <w:t>3.1 激活风险事件</w:t>
              </w:r>
            </w:ins>
          </w:p>
        </w:tc>
        <w:tc>
          <w:tcPr>
            <w:tcW w:w="0" w:type="auto"/>
            <w:hideMark/>
            <w:tcPrChange w:id="2019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274AA4B" w14:textId="77777777" w:rsidR="00776F08" w:rsidRPr="00776F08" w:rsidRDefault="00776F08" w:rsidP="00776F08">
            <w:pPr>
              <w:spacing w:before="120" w:after="120" w:line="288" w:lineRule="auto"/>
              <w:rPr>
                <w:ins w:id="2020" w:author="Jason Huang" w:date="2026-04-07T10:53:00Z"/>
                <w:rFonts w:hint="eastAsia"/>
              </w:rPr>
            </w:pPr>
            <w:ins w:id="2021" w:author="Jason Huang" w:date="2026-04-07T10:53:00Z">
              <w:r w:rsidRPr="00776F08">
                <w:t>输出：激活决定</w:t>
              </w:r>
            </w:ins>
          </w:p>
        </w:tc>
      </w:tr>
      <w:tr w:rsidR="00776F08" w:rsidRPr="00776F08" w14:paraId="2010C222" w14:textId="77777777" w:rsidTr="00776F08">
        <w:trPr>
          <w:ins w:id="2022" w:author="Jason Huang" w:date="2026-04-07T10:53:00Z"/>
          <w:trPrChange w:id="2023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24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58215CA" w14:textId="77777777" w:rsidR="00776F08" w:rsidRPr="00776F08" w:rsidRDefault="00776F08" w:rsidP="00776F08">
            <w:pPr>
              <w:spacing w:before="120" w:after="120" w:line="288" w:lineRule="auto"/>
              <w:rPr>
                <w:ins w:id="2025" w:author="Jason Huang" w:date="2026-04-07T10:53:00Z"/>
                <w:rFonts w:hint="eastAsia"/>
              </w:rPr>
            </w:pPr>
            <w:ins w:id="2026" w:author="Jason Huang" w:date="2026-04-07T10:53:00Z">
              <w:r w:rsidRPr="00776F08">
                <w:lastRenderedPageBreak/>
                <w:t>3</w:t>
              </w:r>
            </w:ins>
          </w:p>
        </w:tc>
        <w:tc>
          <w:tcPr>
            <w:tcW w:w="0" w:type="auto"/>
            <w:hideMark/>
            <w:tcPrChange w:id="2027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A8A8FF7" w14:textId="77777777" w:rsidR="00776F08" w:rsidRPr="00776F08" w:rsidRDefault="00776F08" w:rsidP="00776F08">
            <w:pPr>
              <w:spacing w:before="120" w:after="120" w:line="288" w:lineRule="auto"/>
              <w:rPr>
                <w:ins w:id="2028" w:author="Jason Huang" w:date="2026-04-07T10:53:00Z"/>
                <w:rFonts w:hint="eastAsia"/>
              </w:rPr>
            </w:pPr>
            <w:ins w:id="2029" w:author="Jason Huang" w:date="2026-04-07T10:53:00Z">
              <w:r w:rsidRPr="00776F08">
                <w:t>在统一看板创建事件记录</w:t>
              </w:r>
            </w:ins>
          </w:p>
        </w:tc>
        <w:tc>
          <w:tcPr>
            <w:tcW w:w="0" w:type="auto"/>
            <w:hideMark/>
            <w:tcPrChange w:id="2030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0C1EFAA" w14:textId="77777777" w:rsidR="00776F08" w:rsidRPr="00776F08" w:rsidRDefault="00776F08" w:rsidP="00776F08">
            <w:pPr>
              <w:spacing w:before="120" w:after="120" w:line="288" w:lineRule="auto"/>
              <w:rPr>
                <w:ins w:id="2031" w:author="Jason Huang" w:date="2026-04-07T10:53:00Z"/>
                <w:rFonts w:hint="eastAsia"/>
              </w:rPr>
            </w:pPr>
            <w:ins w:id="2032" w:author="Jason Huang" w:date="2026-04-07T10:53:00Z">
              <w:r w:rsidRPr="00776F08">
                <w:t>3.2 创建事件记录</w:t>
              </w:r>
            </w:ins>
          </w:p>
        </w:tc>
        <w:tc>
          <w:tcPr>
            <w:tcW w:w="0" w:type="auto"/>
            <w:hideMark/>
            <w:tcPrChange w:id="2033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B142D0B" w14:textId="77777777" w:rsidR="00776F08" w:rsidRPr="00776F08" w:rsidRDefault="00776F08" w:rsidP="00776F08">
            <w:pPr>
              <w:spacing w:before="120" w:after="120" w:line="288" w:lineRule="auto"/>
              <w:rPr>
                <w:ins w:id="2034" w:author="Jason Huang" w:date="2026-04-07T10:53:00Z"/>
                <w:rFonts w:hint="eastAsia"/>
              </w:rPr>
            </w:pPr>
            <w:ins w:id="2035" w:author="Jason Huang" w:date="2026-04-07T10:53:00Z">
              <w:r w:rsidRPr="00776F08">
                <w:t>输出：看板事件卡片</w:t>
              </w:r>
            </w:ins>
          </w:p>
        </w:tc>
      </w:tr>
      <w:tr w:rsidR="00776F08" w:rsidRPr="00776F08" w14:paraId="729CAA78" w14:textId="77777777" w:rsidTr="00776F08">
        <w:trPr>
          <w:ins w:id="2036" w:author="Jason Huang" w:date="2026-04-07T10:53:00Z"/>
          <w:trPrChange w:id="2037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38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DF4629A" w14:textId="77777777" w:rsidR="00776F08" w:rsidRPr="00776F08" w:rsidRDefault="00776F08" w:rsidP="00776F08">
            <w:pPr>
              <w:spacing w:before="120" w:after="120" w:line="288" w:lineRule="auto"/>
              <w:rPr>
                <w:ins w:id="2039" w:author="Jason Huang" w:date="2026-04-07T10:53:00Z"/>
                <w:rFonts w:hint="eastAsia"/>
              </w:rPr>
            </w:pPr>
            <w:ins w:id="2040" w:author="Jason Huang" w:date="2026-04-07T10:53:00Z">
              <w:r w:rsidRPr="00776F08">
                <w:t>4</w:t>
              </w:r>
            </w:ins>
          </w:p>
        </w:tc>
        <w:tc>
          <w:tcPr>
            <w:tcW w:w="0" w:type="auto"/>
            <w:hideMark/>
            <w:tcPrChange w:id="2041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3777606" w14:textId="77777777" w:rsidR="00776F08" w:rsidRPr="00776F08" w:rsidRDefault="00776F08" w:rsidP="00776F08">
            <w:pPr>
              <w:spacing w:before="120" w:after="120" w:line="288" w:lineRule="auto"/>
              <w:rPr>
                <w:ins w:id="2042" w:author="Jason Huang" w:date="2026-04-07T10:53:00Z"/>
                <w:rFonts w:hint="eastAsia"/>
              </w:rPr>
            </w:pPr>
            <w:ins w:id="2043" w:author="Jason Huang" w:date="2026-04-07T10:53:00Z">
              <w:r w:rsidRPr="00776F08">
                <w:t>指派各部门责任人</w:t>
              </w:r>
            </w:ins>
          </w:p>
        </w:tc>
        <w:tc>
          <w:tcPr>
            <w:tcW w:w="0" w:type="auto"/>
            <w:hideMark/>
            <w:tcPrChange w:id="2044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8F7BA57" w14:textId="77777777" w:rsidR="00776F08" w:rsidRPr="00776F08" w:rsidRDefault="00776F08" w:rsidP="00776F08">
            <w:pPr>
              <w:spacing w:before="120" w:after="120" w:line="288" w:lineRule="auto"/>
              <w:rPr>
                <w:ins w:id="2045" w:author="Jason Huang" w:date="2026-04-07T10:53:00Z"/>
                <w:rFonts w:hint="eastAsia"/>
              </w:rPr>
            </w:pPr>
            <w:ins w:id="2046" w:author="Jason Huang" w:date="2026-04-07T10:53:00Z">
              <w:r w:rsidRPr="00776F08">
                <w:t>3.3 确定责任范围</w:t>
              </w:r>
            </w:ins>
          </w:p>
        </w:tc>
        <w:tc>
          <w:tcPr>
            <w:tcW w:w="0" w:type="auto"/>
            <w:hideMark/>
            <w:tcPrChange w:id="2047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2B4869A" w14:textId="77777777" w:rsidR="00776F08" w:rsidRPr="00776F08" w:rsidRDefault="00776F08" w:rsidP="00776F08">
            <w:pPr>
              <w:spacing w:before="120" w:after="120" w:line="288" w:lineRule="auto"/>
              <w:rPr>
                <w:ins w:id="2048" w:author="Jason Huang" w:date="2026-04-07T10:53:00Z"/>
                <w:rFonts w:hint="eastAsia"/>
              </w:rPr>
            </w:pPr>
            <w:ins w:id="2049" w:author="Jason Huang" w:date="2026-04-07T10:53:00Z">
              <w:r w:rsidRPr="00776F08">
                <w:t>输出：责任人清单</w:t>
              </w:r>
            </w:ins>
          </w:p>
        </w:tc>
      </w:tr>
      <w:tr w:rsidR="00776F08" w:rsidRPr="00776F08" w14:paraId="49880E0C" w14:textId="77777777" w:rsidTr="00776F08">
        <w:trPr>
          <w:ins w:id="2050" w:author="Jason Huang" w:date="2026-04-07T10:53:00Z"/>
          <w:trPrChange w:id="2051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52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F44A657" w14:textId="77777777" w:rsidR="00776F08" w:rsidRPr="00776F08" w:rsidRDefault="00776F08" w:rsidP="00776F08">
            <w:pPr>
              <w:spacing w:before="120" w:after="120" w:line="288" w:lineRule="auto"/>
              <w:rPr>
                <w:ins w:id="2053" w:author="Jason Huang" w:date="2026-04-07T10:53:00Z"/>
                <w:rFonts w:hint="eastAsia"/>
              </w:rPr>
            </w:pPr>
            <w:ins w:id="2054" w:author="Jason Huang" w:date="2026-04-07T10:53:00Z">
              <w:r w:rsidRPr="00776F08">
                <w:t>5</w:t>
              </w:r>
            </w:ins>
          </w:p>
        </w:tc>
        <w:tc>
          <w:tcPr>
            <w:tcW w:w="0" w:type="auto"/>
            <w:hideMark/>
            <w:tcPrChange w:id="2055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7AE556A" w14:textId="77777777" w:rsidR="00776F08" w:rsidRPr="00776F08" w:rsidRDefault="00776F08" w:rsidP="00776F08">
            <w:pPr>
              <w:spacing w:before="120" w:after="120" w:line="288" w:lineRule="auto"/>
              <w:rPr>
                <w:ins w:id="2056" w:author="Jason Huang" w:date="2026-04-07T10:53:00Z"/>
                <w:rFonts w:hint="eastAsia"/>
              </w:rPr>
            </w:pPr>
            <w:ins w:id="2057" w:author="Jason Huang" w:date="2026-04-07T10:53:00Z">
              <w:r w:rsidRPr="00776F08">
                <w:t>生成并派发任务清单</w:t>
              </w:r>
            </w:ins>
          </w:p>
        </w:tc>
        <w:tc>
          <w:tcPr>
            <w:tcW w:w="0" w:type="auto"/>
            <w:hideMark/>
            <w:tcPrChange w:id="2058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60F7616" w14:textId="77777777" w:rsidR="00776F08" w:rsidRPr="00776F08" w:rsidRDefault="00776F08" w:rsidP="00776F08">
            <w:pPr>
              <w:spacing w:before="120" w:after="120" w:line="288" w:lineRule="auto"/>
              <w:rPr>
                <w:ins w:id="2059" w:author="Jason Huang" w:date="2026-04-07T10:53:00Z"/>
                <w:rFonts w:hint="eastAsia"/>
              </w:rPr>
            </w:pPr>
            <w:ins w:id="2060" w:author="Jason Huang" w:date="2026-04-07T10:53:00Z">
              <w:r w:rsidRPr="00776F08">
                <w:t>3.4 生成任务清单并派发</w:t>
              </w:r>
            </w:ins>
          </w:p>
        </w:tc>
        <w:tc>
          <w:tcPr>
            <w:tcW w:w="0" w:type="auto"/>
            <w:hideMark/>
            <w:tcPrChange w:id="2061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A31F4C5" w14:textId="77777777" w:rsidR="00776F08" w:rsidRPr="00776F08" w:rsidRDefault="00776F08" w:rsidP="00776F08">
            <w:pPr>
              <w:spacing w:before="120" w:after="120" w:line="288" w:lineRule="auto"/>
              <w:rPr>
                <w:ins w:id="2062" w:author="Jason Huang" w:date="2026-04-07T10:53:00Z"/>
                <w:rFonts w:hint="eastAsia"/>
              </w:rPr>
            </w:pPr>
            <w:ins w:id="2063" w:author="Jason Huang" w:date="2026-04-07T10:53:00Z">
              <w:r w:rsidRPr="00776F08">
                <w:t>输出：任务（责任人+截止时间）</w:t>
              </w:r>
            </w:ins>
          </w:p>
        </w:tc>
      </w:tr>
      <w:tr w:rsidR="00776F08" w:rsidRPr="00776F08" w14:paraId="34309900" w14:textId="77777777" w:rsidTr="00776F08">
        <w:trPr>
          <w:ins w:id="2064" w:author="Jason Huang" w:date="2026-04-07T10:53:00Z"/>
          <w:trPrChange w:id="2065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66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38FAC18" w14:textId="77777777" w:rsidR="00776F08" w:rsidRPr="00776F08" w:rsidRDefault="00776F08" w:rsidP="00776F08">
            <w:pPr>
              <w:spacing w:before="120" w:after="120" w:line="288" w:lineRule="auto"/>
              <w:rPr>
                <w:ins w:id="2067" w:author="Jason Huang" w:date="2026-04-07T10:53:00Z"/>
                <w:rFonts w:hint="eastAsia"/>
              </w:rPr>
            </w:pPr>
            <w:ins w:id="2068" w:author="Jason Huang" w:date="2026-04-07T10:53:00Z">
              <w:r w:rsidRPr="00776F08">
                <w:t>6</w:t>
              </w:r>
            </w:ins>
          </w:p>
        </w:tc>
        <w:tc>
          <w:tcPr>
            <w:tcW w:w="0" w:type="auto"/>
            <w:hideMark/>
            <w:tcPrChange w:id="2069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9C9BE01" w14:textId="77777777" w:rsidR="00776F08" w:rsidRPr="00776F08" w:rsidRDefault="00776F08" w:rsidP="00776F08">
            <w:pPr>
              <w:spacing w:before="120" w:after="120" w:line="288" w:lineRule="auto"/>
              <w:rPr>
                <w:ins w:id="2070" w:author="Jason Huang" w:date="2026-04-07T10:53:00Z"/>
                <w:rFonts w:hint="eastAsia"/>
              </w:rPr>
            </w:pPr>
            <w:ins w:id="2071" w:author="Jason Huang" w:date="2026-04-07T10:53:00Z">
              <w:r w:rsidRPr="00776F08">
                <w:t>跟踪任务进度，处理异常</w:t>
              </w:r>
            </w:ins>
          </w:p>
        </w:tc>
        <w:tc>
          <w:tcPr>
            <w:tcW w:w="0" w:type="auto"/>
            <w:hideMark/>
            <w:tcPrChange w:id="2072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B8B096E" w14:textId="77777777" w:rsidR="00776F08" w:rsidRPr="00776F08" w:rsidRDefault="00776F08" w:rsidP="00776F08">
            <w:pPr>
              <w:spacing w:before="120" w:after="120" w:line="288" w:lineRule="auto"/>
              <w:rPr>
                <w:ins w:id="2073" w:author="Jason Huang" w:date="2026-04-07T10:53:00Z"/>
                <w:rFonts w:hint="eastAsia"/>
              </w:rPr>
            </w:pPr>
            <w:ins w:id="2074" w:author="Jason Huang" w:date="2026-04-07T10:53:00Z">
              <w:r w:rsidRPr="00776F08">
                <w:t>3.5 任务执行与更新</w:t>
              </w:r>
            </w:ins>
          </w:p>
        </w:tc>
        <w:tc>
          <w:tcPr>
            <w:tcW w:w="0" w:type="auto"/>
            <w:hideMark/>
            <w:tcPrChange w:id="2075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FF56500" w14:textId="77777777" w:rsidR="00776F08" w:rsidRPr="00776F08" w:rsidRDefault="00776F08" w:rsidP="00776F08">
            <w:pPr>
              <w:spacing w:before="120" w:after="120" w:line="288" w:lineRule="auto"/>
              <w:rPr>
                <w:ins w:id="2076" w:author="Jason Huang" w:date="2026-04-07T10:53:00Z"/>
                <w:rFonts w:hint="eastAsia"/>
              </w:rPr>
            </w:pPr>
            <w:ins w:id="2077" w:author="Jason Huang" w:date="2026-04-07T10:53:00Z">
              <w:r w:rsidRPr="00776F08">
                <w:t>查看看板，必要时催办或调整</w:t>
              </w:r>
            </w:ins>
          </w:p>
        </w:tc>
      </w:tr>
      <w:tr w:rsidR="00776F08" w:rsidRPr="00776F08" w14:paraId="3CE3C75E" w14:textId="77777777" w:rsidTr="00776F08">
        <w:trPr>
          <w:ins w:id="2078" w:author="Jason Huang" w:date="2026-04-07T10:53:00Z"/>
          <w:trPrChange w:id="2079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80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76A7356" w14:textId="77777777" w:rsidR="00776F08" w:rsidRPr="00776F08" w:rsidRDefault="00776F08" w:rsidP="00776F08">
            <w:pPr>
              <w:spacing w:before="120" w:after="120" w:line="288" w:lineRule="auto"/>
              <w:rPr>
                <w:ins w:id="2081" w:author="Jason Huang" w:date="2026-04-07T10:53:00Z"/>
                <w:rFonts w:hint="eastAsia"/>
              </w:rPr>
            </w:pPr>
            <w:ins w:id="2082" w:author="Jason Huang" w:date="2026-04-07T10:53:00Z">
              <w:r w:rsidRPr="00776F08">
                <w:t>7</w:t>
              </w:r>
            </w:ins>
          </w:p>
        </w:tc>
        <w:tc>
          <w:tcPr>
            <w:tcW w:w="0" w:type="auto"/>
            <w:hideMark/>
            <w:tcPrChange w:id="2083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9D77804" w14:textId="77777777" w:rsidR="00776F08" w:rsidRPr="00776F08" w:rsidRDefault="00776F08" w:rsidP="00776F08">
            <w:pPr>
              <w:spacing w:before="120" w:after="120" w:line="288" w:lineRule="auto"/>
              <w:rPr>
                <w:ins w:id="2084" w:author="Jason Huang" w:date="2026-04-07T10:53:00Z"/>
                <w:rFonts w:hint="eastAsia"/>
              </w:rPr>
            </w:pPr>
            <w:ins w:id="2085" w:author="Jason Huang" w:date="2026-04-07T10:53:00Z">
              <w:r w:rsidRPr="00776F08">
                <w:t>审阅实时更新的影响指标</w:t>
              </w:r>
            </w:ins>
          </w:p>
        </w:tc>
        <w:tc>
          <w:tcPr>
            <w:tcW w:w="0" w:type="auto"/>
            <w:hideMark/>
            <w:tcPrChange w:id="2086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A24201F" w14:textId="77777777" w:rsidR="00776F08" w:rsidRPr="00776F08" w:rsidRDefault="00776F08" w:rsidP="00776F08">
            <w:pPr>
              <w:spacing w:before="120" w:after="120" w:line="288" w:lineRule="auto"/>
              <w:rPr>
                <w:ins w:id="2087" w:author="Jason Huang" w:date="2026-04-07T10:53:00Z"/>
                <w:rFonts w:hint="eastAsia"/>
              </w:rPr>
            </w:pPr>
            <w:ins w:id="2088" w:author="Jason Huang" w:date="2026-04-07T10:53:00Z">
              <w:r w:rsidRPr="00776F08">
                <w:t>3.6 实时更新影响指标</w:t>
              </w:r>
            </w:ins>
          </w:p>
        </w:tc>
        <w:tc>
          <w:tcPr>
            <w:tcW w:w="0" w:type="auto"/>
            <w:hideMark/>
            <w:tcPrChange w:id="2089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6F129F8" w14:textId="77777777" w:rsidR="00776F08" w:rsidRPr="00776F08" w:rsidRDefault="00776F08" w:rsidP="00776F08">
            <w:pPr>
              <w:spacing w:before="120" w:after="120" w:line="288" w:lineRule="auto"/>
              <w:rPr>
                <w:ins w:id="2090" w:author="Jason Huang" w:date="2026-04-07T10:53:00Z"/>
                <w:rFonts w:hint="eastAsia"/>
              </w:rPr>
            </w:pPr>
            <w:ins w:id="2091" w:author="Jason Huang" w:date="2026-04-07T10:53:00Z">
              <w:r w:rsidRPr="00776F08">
                <w:t>输入：执行反馈 → 更新预测值</w:t>
              </w:r>
            </w:ins>
          </w:p>
        </w:tc>
      </w:tr>
      <w:tr w:rsidR="00776F08" w:rsidRPr="00776F08" w14:paraId="69E7082E" w14:textId="77777777" w:rsidTr="00776F08">
        <w:trPr>
          <w:ins w:id="2092" w:author="Jason Huang" w:date="2026-04-07T10:53:00Z"/>
          <w:trPrChange w:id="2093" w:author="Jason Huang" w:date="2026-04-07T10:53:00Z" w16du:dateUtc="2026-04-07T02:53:00Z">
            <w:trPr>
              <w:gridBefore w:val="1"/>
            </w:trPr>
          </w:trPrChange>
        </w:trPr>
        <w:tc>
          <w:tcPr>
            <w:tcW w:w="0" w:type="auto"/>
            <w:hideMark/>
            <w:tcPrChange w:id="2094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9642470" w14:textId="77777777" w:rsidR="00776F08" w:rsidRPr="00776F08" w:rsidRDefault="00776F08" w:rsidP="00776F08">
            <w:pPr>
              <w:spacing w:before="120" w:after="120" w:line="288" w:lineRule="auto"/>
              <w:rPr>
                <w:ins w:id="2095" w:author="Jason Huang" w:date="2026-04-07T10:53:00Z"/>
                <w:rFonts w:hint="eastAsia"/>
              </w:rPr>
            </w:pPr>
            <w:ins w:id="2096" w:author="Jason Huang" w:date="2026-04-07T10:53:00Z">
              <w:r w:rsidRPr="00776F08">
                <w:t>8</w:t>
              </w:r>
            </w:ins>
          </w:p>
        </w:tc>
        <w:tc>
          <w:tcPr>
            <w:tcW w:w="0" w:type="auto"/>
            <w:hideMark/>
            <w:tcPrChange w:id="2097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D69482" w14:textId="77777777" w:rsidR="00776F08" w:rsidRPr="00776F08" w:rsidRDefault="00776F08" w:rsidP="00776F08">
            <w:pPr>
              <w:spacing w:before="120" w:after="120" w:line="288" w:lineRule="auto"/>
              <w:rPr>
                <w:ins w:id="2098" w:author="Jason Huang" w:date="2026-04-07T10:53:00Z"/>
                <w:rFonts w:hint="eastAsia"/>
              </w:rPr>
            </w:pPr>
            <w:ins w:id="2099" w:author="Jason Huang" w:date="2026-04-07T10:53:00Z">
              <w:r w:rsidRPr="00776F08">
                <w:t>判断响应是否完成，关闭事件</w:t>
              </w:r>
            </w:ins>
          </w:p>
        </w:tc>
        <w:tc>
          <w:tcPr>
            <w:tcW w:w="0" w:type="auto"/>
            <w:hideMark/>
            <w:tcPrChange w:id="2100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00C256F" w14:textId="77777777" w:rsidR="00776F08" w:rsidRPr="00776F08" w:rsidRDefault="00776F08" w:rsidP="00776F08">
            <w:pPr>
              <w:spacing w:before="120" w:after="120" w:line="288" w:lineRule="auto"/>
              <w:rPr>
                <w:ins w:id="2101" w:author="Jason Huang" w:date="2026-04-07T10:53:00Z"/>
                <w:rFonts w:hint="eastAsia"/>
              </w:rPr>
            </w:pPr>
            <w:ins w:id="2102" w:author="Jason Huang" w:date="2026-04-07T10:53:00Z">
              <w:r w:rsidRPr="00776F08">
                <w:t>3.7 看板状态流转与关闭</w:t>
              </w:r>
            </w:ins>
          </w:p>
        </w:tc>
        <w:tc>
          <w:tcPr>
            <w:tcW w:w="0" w:type="auto"/>
            <w:hideMark/>
            <w:tcPrChange w:id="2103" w:author="Jason Huang" w:date="2026-04-07T10:53:00Z" w16du:dateUtc="2026-04-07T02:53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D04BD82" w14:textId="77777777" w:rsidR="00776F08" w:rsidRPr="00776F08" w:rsidRDefault="00776F08" w:rsidP="00776F08">
            <w:pPr>
              <w:spacing w:before="120" w:after="120" w:line="288" w:lineRule="auto"/>
              <w:rPr>
                <w:ins w:id="2104" w:author="Jason Huang" w:date="2026-04-07T10:53:00Z"/>
                <w:rFonts w:hint="eastAsia"/>
              </w:rPr>
            </w:pPr>
            <w:ins w:id="2105" w:author="Jason Huang" w:date="2026-04-07T10:53:00Z">
              <w:r w:rsidRPr="00776F08">
                <w:t>输出：事件状态改为“已关闭”</w:t>
              </w:r>
            </w:ins>
          </w:p>
        </w:tc>
      </w:tr>
    </w:tbl>
    <w:p w14:paraId="55B80468" w14:textId="77777777" w:rsidR="00776F08" w:rsidRPr="00776F08" w:rsidRDefault="00776F08">
      <w:pPr>
        <w:spacing w:before="120" w:after="120" w:line="288" w:lineRule="auto"/>
        <w:rPr>
          <w:rFonts w:hint="eastAsia"/>
        </w:rPr>
        <w:pPrChange w:id="2106" w:author="Jason Huang" w:date="2026-04-07T10:53:00Z" w16du:dateUtc="2026-04-07T02:53:00Z">
          <w:pPr>
            <w:numPr>
              <w:numId w:val="398"/>
            </w:numPr>
            <w:spacing w:before="120" w:after="120" w:line="288" w:lineRule="auto"/>
          </w:pPr>
        </w:pPrChange>
      </w:pPr>
    </w:p>
    <w:p w14:paraId="58C3B4EE" w14:textId="6C71F7A0" w:rsidR="00474C43" w:rsidRDefault="0059427E">
      <w:pPr>
        <w:spacing w:before="240" w:after="120" w:line="288" w:lineRule="auto"/>
        <w:outlineLvl w:val="4"/>
        <w:rPr>
          <w:rFonts w:hint="eastAsia"/>
        </w:rPr>
      </w:pPr>
      <w:bookmarkStart w:id="2107" w:name="heading_107"/>
      <w:r>
        <w:rPr>
          <w:rFonts w:ascii="Arial" w:eastAsia="DengXian" w:hAnsi="Arial" w:cs="Arial"/>
          <w:b/>
          <w:sz w:val="24"/>
        </w:rPr>
        <w:t xml:space="preserve">5.1.2.4 </w:t>
      </w:r>
      <w:ins w:id="2108" w:author="Jason Huang" w:date="2026-04-07T10:54:00Z" w16du:dateUtc="2026-04-07T02:54:00Z">
        <w:r w:rsidR="006C1BB4" w:rsidRPr="006C1BB4">
          <w:rPr>
            <w:rFonts w:ascii="Arial" w:eastAsia="DengXian" w:hAnsi="Arial" w:cs="Arial" w:hint="eastAsia"/>
            <w:b/>
            <w:sz w:val="24"/>
          </w:rPr>
          <w:t>任务执行人（以采购执行人为例，其他类似）</w:t>
        </w:r>
      </w:ins>
      <w:del w:id="2109" w:author="Jason Huang" w:date="2026-04-07T10:54:00Z" w16du:dateUtc="2026-04-07T02:54:00Z">
        <w:r w:rsidDel="006C1BB4">
          <w:rPr>
            <w:rFonts w:ascii="Arial" w:eastAsia="DengXian" w:hAnsi="Arial" w:cs="Arial"/>
            <w:b/>
            <w:sz w:val="24"/>
          </w:rPr>
          <w:delText>支持保障层</w:delText>
        </w:r>
      </w:del>
      <w:r>
        <w:rPr>
          <w:rFonts w:ascii="Arial" w:eastAsia="DengXian" w:hAnsi="Arial" w:cs="Arial"/>
          <w:b/>
          <w:sz w:val="24"/>
        </w:rPr>
        <w:t>用户流程</w:t>
      </w:r>
      <w:bookmarkEnd w:id="2107"/>
    </w:p>
    <w:p w14:paraId="58C3B4EF" w14:textId="77777777" w:rsidR="00474C43" w:rsidDel="001E57E0" w:rsidRDefault="0059427E" w:rsidP="00980F6C">
      <w:pPr>
        <w:numPr>
          <w:ilvl w:val="0"/>
          <w:numId w:val="399"/>
        </w:numPr>
        <w:spacing w:before="120" w:after="120" w:line="288" w:lineRule="auto"/>
        <w:rPr>
          <w:del w:id="2110" w:author="Jason Huang" w:date="2026-04-07T10:54:00Z" w16du:dateUtc="2026-04-07T02:54:00Z"/>
          <w:rFonts w:hint="eastAsia"/>
        </w:rPr>
      </w:pPr>
      <w:del w:id="2111" w:author="Jason Huang" w:date="2026-04-07T10:54:00Z" w16du:dateUtc="2026-04-07T02:54:00Z">
        <w:r w:rsidDel="001E57E0">
          <w:rPr>
            <w:rFonts w:ascii="Arial" w:eastAsia="DengXian" w:hAnsi="Arial" w:cs="Arial"/>
            <w:b/>
          </w:rPr>
          <w:delText>系统管理员流程</w:delText>
        </w:r>
        <w:r w:rsidDel="001E57E0">
          <w:rPr>
            <w:rFonts w:ascii="Arial" w:eastAsia="DengXian" w:hAnsi="Arial" w:cs="Arial"/>
          </w:rPr>
          <w:delText>：</w:delText>
        </w:r>
        <w:r w:rsidDel="001E57E0">
          <w:rPr>
            <w:rFonts w:ascii="Arial" w:eastAsia="DengXian" w:hAnsi="Arial" w:cs="Arial"/>
          </w:rPr>
          <w:delText xml:space="preserve">1. </w:delText>
        </w:r>
        <w:r w:rsidDel="001E57E0">
          <w:rPr>
            <w:rFonts w:ascii="Arial" w:eastAsia="DengXian" w:hAnsi="Arial" w:cs="Arial"/>
          </w:rPr>
          <w:delText>登录系统（管理员账号）</w:delText>
        </w:r>
        <w:r w:rsidDel="001E57E0">
          <w:rPr>
            <w:rFonts w:ascii="Arial" w:eastAsia="DengXian" w:hAnsi="Arial" w:cs="Arial"/>
          </w:rPr>
          <w:delText xml:space="preserve">→2. </w:delText>
        </w:r>
        <w:r w:rsidDel="001E57E0">
          <w:rPr>
            <w:rFonts w:ascii="Arial" w:eastAsia="DengXian" w:hAnsi="Arial" w:cs="Arial"/>
          </w:rPr>
          <w:delText>查看系统运行状态、日志与告警信息</w:delText>
        </w:r>
        <w:r w:rsidDel="001E57E0">
          <w:rPr>
            <w:rFonts w:ascii="Arial" w:eastAsia="DengXian" w:hAnsi="Arial" w:cs="Arial"/>
          </w:rPr>
          <w:delText xml:space="preserve">→3. </w:delText>
        </w:r>
        <w:r w:rsidDel="001E57E0">
          <w:rPr>
            <w:rFonts w:ascii="Arial" w:eastAsia="DengXian" w:hAnsi="Arial" w:cs="Arial"/>
          </w:rPr>
          <w:delText>处理用户权限相关操作（新增用户、分配角色、调整权限、重置密码）</w:delText>
        </w:r>
        <w:r w:rsidDel="001E57E0">
          <w:rPr>
            <w:rFonts w:ascii="Arial" w:eastAsia="DengXian" w:hAnsi="Arial" w:cs="Arial"/>
          </w:rPr>
          <w:delText xml:space="preserve">→4. </w:delText>
        </w:r>
        <w:r w:rsidDel="001E57E0">
          <w:rPr>
            <w:rFonts w:ascii="Arial" w:eastAsia="DengXian" w:hAnsi="Arial" w:cs="Arial"/>
          </w:rPr>
          <w:delText>配置系统参数、风险规则、路由规则等</w:delText>
        </w:r>
        <w:r w:rsidDel="001E57E0">
          <w:rPr>
            <w:rFonts w:ascii="Arial" w:eastAsia="DengXian" w:hAnsi="Arial" w:cs="Arial"/>
          </w:rPr>
          <w:delText xml:space="preserve">→5. </w:delText>
        </w:r>
        <w:r w:rsidDel="001E57E0">
          <w:rPr>
            <w:rFonts w:ascii="Arial" w:eastAsia="DengXian" w:hAnsi="Arial" w:cs="Arial"/>
          </w:rPr>
          <w:delText>维护系统接口，排查接口异常，处理系统故障</w:delText>
        </w:r>
        <w:r w:rsidDel="001E57E0">
          <w:rPr>
            <w:rFonts w:ascii="Arial" w:eastAsia="DengXian" w:hAnsi="Arial" w:cs="Arial"/>
          </w:rPr>
          <w:delText xml:space="preserve">→6. </w:delText>
        </w:r>
        <w:r w:rsidDel="001E57E0">
          <w:rPr>
            <w:rFonts w:ascii="Arial" w:eastAsia="DengXian" w:hAnsi="Arial" w:cs="Arial"/>
          </w:rPr>
          <w:delText>执行数据备份与恢复操作，定期清理过期日志</w:delText>
        </w:r>
        <w:r w:rsidDel="001E57E0">
          <w:rPr>
            <w:rFonts w:ascii="Arial" w:eastAsia="DengXian" w:hAnsi="Arial" w:cs="Arial"/>
          </w:rPr>
          <w:delText xml:space="preserve">→7. </w:delText>
        </w:r>
        <w:r w:rsidDel="001E57E0">
          <w:rPr>
            <w:rFonts w:ascii="Arial" w:eastAsia="DengXian" w:hAnsi="Arial" w:cs="Arial"/>
          </w:rPr>
          <w:delText>发布系统公告，更新帮助中心内容</w:delText>
        </w:r>
        <w:r w:rsidDel="001E57E0">
          <w:rPr>
            <w:rFonts w:ascii="Arial" w:eastAsia="DengXian" w:hAnsi="Arial" w:cs="Arial"/>
          </w:rPr>
          <w:delText xml:space="preserve">→8. </w:delText>
        </w:r>
        <w:r w:rsidDel="001E57E0">
          <w:rPr>
            <w:rFonts w:ascii="Arial" w:eastAsia="DengXian" w:hAnsi="Arial" w:cs="Arial"/>
          </w:rPr>
          <w:delText>接收用户反馈，处理系统使用问题</w:delText>
        </w:r>
        <w:r w:rsidDel="001E57E0">
          <w:rPr>
            <w:rFonts w:ascii="Arial" w:eastAsia="DengXian" w:hAnsi="Arial" w:cs="Arial"/>
          </w:rPr>
          <w:delText xml:space="preserve">→9. </w:delText>
        </w:r>
        <w:r w:rsidDel="001E57E0">
          <w:rPr>
            <w:rFonts w:ascii="Arial" w:eastAsia="DengXian" w:hAnsi="Arial" w:cs="Arial"/>
          </w:rPr>
          <w:delText>退出系统。</w:delText>
        </w:r>
      </w:del>
    </w:p>
    <w:p w14:paraId="58C3B4F0" w14:textId="77777777" w:rsidR="00474C43" w:rsidRPr="001E57E0" w:rsidRDefault="0059427E" w:rsidP="00980F6C">
      <w:pPr>
        <w:numPr>
          <w:ilvl w:val="0"/>
          <w:numId w:val="400"/>
        </w:numPr>
        <w:spacing w:before="120" w:after="120" w:line="288" w:lineRule="auto"/>
        <w:rPr>
          <w:ins w:id="2112" w:author="Jason Huang" w:date="2026-04-07T10:54:00Z" w16du:dateUtc="2026-04-07T02:54:00Z"/>
          <w:rPrChange w:id="2113" w:author="Jason Huang" w:date="2026-04-07T10:54:00Z" w16du:dateUtc="2026-04-07T02:54:00Z">
            <w:rPr>
              <w:ins w:id="2114" w:author="Jason Huang" w:date="2026-04-07T10:54:00Z" w16du:dateUtc="2026-04-07T02:54:00Z"/>
              <w:rFonts w:ascii="Arial" w:eastAsia="DengXian" w:hAnsi="Arial" w:cs="Arial"/>
            </w:rPr>
          </w:rPrChange>
        </w:rPr>
      </w:pPr>
      <w:del w:id="2115" w:author="Jason Huang" w:date="2026-04-07T10:54:00Z" w16du:dateUtc="2026-04-07T02:54:00Z">
        <w:r w:rsidDel="001E57E0">
          <w:rPr>
            <w:rFonts w:ascii="Arial" w:eastAsia="DengXian" w:hAnsi="Arial" w:cs="Arial"/>
            <w:b/>
          </w:rPr>
          <w:delText>数据管理员流程</w:delText>
        </w:r>
        <w:r w:rsidDel="001E57E0">
          <w:rPr>
            <w:rFonts w:ascii="Arial" w:eastAsia="DengXian" w:hAnsi="Arial" w:cs="Arial"/>
          </w:rPr>
          <w:delText>：</w:delText>
        </w:r>
        <w:r w:rsidDel="001E57E0">
          <w:rPr>
            <w:rFonts w:ascii="Arial" w:eastAsia="DengXian" w:hAnsi="Arial" w:cs="Arial"/>
          </w:rPr>
          <w:delText xml:space="preserve">1. </w:delText>
        </w:r>
        <w:r w:rsidDel="001E57E0">
          <w:rPr>
            <w:rFonts w:ascii="Arial" w:eastAsia="DengXian" w:hAnsi="Arial" w:cs="Arial"/>
          </w:rPr>
          <w:delText>登录系统</w:delText>
        </w:r>
        <w:r w:rsidDel="001E57E0">
          <w:rPr>
            <w:rFonts w:ascii="Arial" w:eastAsia="DengXian" w:hAnsi="Arial" w:cs="Arial"/>
          </w:rPr>
          <w:delText xml:space="preserve">→2. </w:delText>
        </w:r>
        <w:r w:rsidDel="001E57E0">
          <w:rPr>
            <w:rFonts w:ascii="Arial" w:eastAsia="DengXian" w:hAnsi="Arial" w:cs="Arial"/>
          </w:rPr>
          <w:delText>查看数据源运行状态、数据采集情况与数据质量报告</w:delText>
        </w:r>
        <w:r w:rsidDel="001E57E0">
          <w:rPr>
            <w:rFonts w:ascii="Arial" w:eastAsia="DengXian" w:hAnsi="Arial" w:cs="Arial"/>
          </w:rPr>
          <w:delText xml:space="preserve">→3. </w:delText>
        </w:r>
        <w:r w:rsidDel="001E57E0">
          <w:rPr>
            <w:rFonts w:ascii="Arial" w:eastAsia="DengXian" w:hAnsi="Arial" w:cs="Arial"/>
          </w:rPr>
          <w:delText>维护数据源，处理数据采集异常，执行数据清洗与标准化操作</w:delText>
        </w:r>
        <w:r w:rsidDel="001E57E0">
          <w:rPr>
            <w:rFonts w:ascii="Arial" w:eastAsia="DengXian" w:hAnsi="Arial" w:cs="Arial"/>
          </w:rPr>
          <w:delText xml:space="preserve">→4. </w:delText>
        </w:r>
        <w:r w:rsidDel="001E57E0">
          <w:rPr>
            <w:rFonts w:ascii="Arial" w:eastAsia="DengXian" w:hAnsi="Arial" w:cs="Arial"/>
          </w:rPr>
          <w:delText>监控数据质量，排查数据错误、缺失等问题，及时整改</w:delText>
        </w:r>
        <w:r w:rsidDel="001E57E0">
          <w:rPr>
            <w:rFonts w:ascii="Arial" w:eastAsia="DengXian" w:hAnsi="Arial" w:cs="Arial"/>
          </w:rPr>
          <w:delText xml:space="preserve">→5. </w:delText>
        </w:r>
        <w:r w:rsidDel="001E57E0">
          <w:rPr>
            <w:rFonts w:ascii="Arial" w:eastAsia="DengXian" w:hAnsi="Arial" w:cs="Arial"/>
          </w:rPr>
          <w:delText>响应各部门数据查询需求，提供数据支撑</w:delText>
        </w:r>
        <w:r w:rsidDel="001E57E0">
          <w:rPr>
            <w:rFonts w:ascii="Arial" w:eastAsia="DengXian" w:hAnsi="Arial" w:cs="Arial"/>
          </w:rPr>
          <w:delText xml:space="preserve">→6. </w:delText>
        </w:r>
        <w:r w:rsidDel="001E57E0">
          <w:rPr>
            <w:rFonts w:ascii="Arial" w:eastAsia="DengXian" w:hAnsi="Arial" w:cs="Arial"/>
          </w:rPr>
          <w:delText>统计分析风险数据、工单数据等，生成数据报表</w:delText>
        </w:r>
        <w:r w:rsidDel="001E57E0">
          <w:rPr>
            <w:rFonts w:ascii="Arial" w:eastAsia="DengXian" w:hAnsi="Arial" w:cs="Arial"/>
          </w:rPr>
          <w:delText xml:space="preserve">→7. </w:delText>
        </w:r>
        <w:r w:rsidDel="001E57E0">
          <w:rPr>
            <w:rFonts w:ascii="Arial" w:eastAsia="DengXian" w:hAnsi="Arial" w:cs="Arial"/>
          </w:rPr>
          <w:delText>配合系统管理员完成数据备份与校验</w:delText>
        </w:r>
        <w:r w:rsidDel="001E57E0">
          <w:rPr>
            <w:rFonts w:ascii="Arial" w:eastAsia="DengXian" w:hAnsi="Arial" w:cs="Arial"/>
          </w:rPr>
          <w:delText xml:space="preserve">→8. </w:delText>
        </w:r>
        <w:r w:rsidDel="001E57E0">
          <w:rPr>
            <w:rFonts w:ascii="Arial" w:eastAsia="DengXian" w:hAnsi="Arial" w:cs="Arial"/>
          </w:rPr>
          <w:delText>退出系统。</w:delText>
        </w:r>
      </w:del>
    </w:p>
    <w:tbl>
      <w:tblPr>
        <w:tblStyle w:val="af0"/>
        <w:tblW w:w="0" w:type="auto"/>
        <w:tblLook w:val="04A0" w:firstRow="1" w:lastRow="0" w:firstColumn="1" w:lastColumn="0" w:noHBand="0" w:noVBand="1"/>
        <w:tblPrChange w:id="2116" w:author="Jason Huang" w:date="2026-04-07T10:54:00Z" w16du:dateUtc="2026-04-07T02:54:00Z">
          <w:tblPr>
            <w:tblW w:w="0" w:type="auto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26"/>
        <w:gridCol w:w="2780"/>
        <w:gridCol w:w="1675"/>
        <w:gridCol w:w="2640"/>
        <w:tblGridChange w:id="2117">
          <w:tblGrid>
            <w:gridCol w:w="324"/>
            <w:gridCol w:w="1102"/>
            <w:gridCol w:w="334"/>
            <w:gridCol w:w="2446"/>
            <w:gridCol w:w="378"/>
            <w:gridCol w:w="1297"/>
            <w:gridCol w:w="520"/>
            <w:gridCol w:w="2120"/>
            <w:gridCol w:w="348"/>
          </w:tblGrid>
        </w:tblGridChange>
      </w:tblGrid>
      <w:tr w:rsidR="001E57E0" w:rsidRPr="001E57E0" w14:paraId="05688743" w14:textId="77777777" w:rsidTr="001E57E0">
        <w:trPr>
          <w:ins w:id="2118" w:author="Jason Huang" w:date="2026-04-07T10:54:00Z"/>
          <w:trPrChange w:id="2119" w:author="Jason Huang" w:date="2026-04-07T10:54:00Z" w16du:dateUtc="2026-04-07T02:54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2120" w:author="Jason Huang" w:date="2026-04-07T10:54:00Z" w16du:dateUtc="2026-04-07T02:54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D21EDF1" w14:textId="77777777" w:rsidR="001E57E0" w:rsidRPr="001E57E0" w:rsidRDefault="001E57E0">
            <w:pPr>
              <w:pStyle w:val="ab"/>
              <w:widowControl/>
              <w:spacing w:line="375" w:lineRule="atLeast"/>
              <w:ind w:left="420" w:firstLineChars="0" w:firstLine="0"/>
              <w:rPr>
                <w:ins w:id="2121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  <w:pPrChange w:id="2122" w:author="Jason Huang" w:date="2026-04-07T10:54:00Z" w16du:dateUtc="2026-04-07T02:54:00Z">
                <w:pPr>
                  <w:pStyle w:val="ab"/>
                  <w:widowControl/>
                  <w:numPr>
                    <w:numId w:val="400"/>
                  </w:numPr>
                  <w:spacing w:line="375" w:lineRule="atLeast"/>
                  <w:ind w:firstLineChars="0"/>
                </w:pPr>
              </w:pPrChange>
            </w:pPr>
            <w:ins w:id="2123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步骤</w:t>
              </w:r>
            </w:ins>
          </w:p>
        </w:tc>
        <w:tc>
          <w:tcPr>
            <w:tcW w:w="0" w:type="auto"/>
            <w:hideMark/>
            <w:tcPrChange w:id="2124" w:author="Jason Huang" w:date="2026-04-07T10:54:00Z" w16du:dateUtc="2026-04-07T02:54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9B2163C" w14:textId="77777777" w:rsidR="001E57E0" w:rsidRPr="001E57E0" w:rsidRDefault="001E57E0" w:rsidP="001E57E0">
            <w:pPr>
              <w:widowControl/>
              <w:spacing w:line="375" w:lineRule="atLeast"/>
              <w:rPr>
                <w:ins w:id="2125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26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操作</w:t>
              </w:r>
            </w:ins>
          </w:p>
        </w:tc>
        <w:tc>
          <w:tcPr>
            <w:tcW w:w="0" w:type="auto"/>
            <w:hideMark/>
            <w:tcPrChange w:id="2127" w:author="Jason Huang" w:date="2026-04-07T10:54:00Z" w16du:dateUtc="2026-04-07T02:54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00BD3FD" w14:textId="77777777" w:rsidR="001E57E0" w:rsidRPr="001E57E0" w:rsidRDefault="001E57E0" w:rsidP="001E57E0">
            <w:pPr>
              <w:widowControl/>
              <w:spacing w:line="375" w:lineRule="atLeast"/>
              <w:rPr>
                <w:ins w:id="2128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29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对应子流程</w:t>
              </w:r>
            </w:ins>
          </w:p>
        </w:tc>
        <w:tc>
          <w:tcPr>
            <w:tcW w:w="0" w:type="auto"/>
            <w:hideMark/>
            <w:tcPrChange w:id="2130" w:author="Jason Huang" w:date="2026-04-07T10:54:00Z" w16du:dateUtc="2026-04-07T02:54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0D062BB" w14:textId="77777777" w:rsidR="001E57E0" w:rsidRPr="001E57E0" w:rsidRDefault="001E57E0" w:rsidP="001E57E0">
            <w:pPr>
              <w:widowControl/>
              <w:spacing w:line="375" w:lineRule="atLeast"/>
              <w:rPr>
                <w:ins w:id="2131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32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输入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/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输出</w:t>
              </w:r>
            </w:ins>
          </w:p>
        </w:tc>
      </w:tr>
      <w:tr w:rsidR="001E57E0" w:rsidRPr="001E57E0" w14:paraId="11A0DBC9" w14:textId="77777777" w:rsidTr="001E57E0">
        <w:trPr>
          <w:ins w:id="2133" w:author="Jason Huang" w:date="2026-04-07T10:54:00Z"/>
          <w:trPrChange w:id="2134" w:author="Jason Huang" w:date="2026-04-07T10:54:00Z" w16du:dateUtc="2026-04-07T02:54:00Z">
            <w:trPr>
              <w:gridBefore w:val="1"/>
            </w:trPr>
          </w:trPrChange>
        </w:trPr>
        <w:tc>
          <w:tcPr>
            <w:tcW w:w="0" w:type="auto"/>
            <w:hideMark/>
            <w:tcPrChange w:id="2135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619DB67" w14:textId="77777777" w:rsidR="001E57E0" w:rsidRPr="001E57E0" w:rsidRDefault="001E57E0" w:rsidP="001E57E0">
            <w:pPr>
              <w:widowControl/>
              <w:spacing w:line="375" w:lineRule="atLeast"/>
              <w:rPr>
                <w:ins w:id="2136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37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1</w:t>
              </w:r>
            </w:ins>
          </w:p>
        </w:tc>
        <w:tc>
          <w:tcPr>
            <w:tcW w:w="0" w:type="auto"/>
            <w:hideMark/>
            <w:tcPrChange w:id="2138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902AB86" w14:textId="77777777" w:rsidR="001E57E0" w:rsidRPr="001E57E0" w:rsidRDefault="001E57E0" w:rsidP="001E57E0">
            <w:pPr>
              <w:widowControl/>
              <w:spacing w:line="375" w:lineRule="atLeast"/>
              <w:rPr>
                <w:ins w:id="2139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40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接收系统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/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看板派发的任务</w:t>
              </w:r>
            </w:ins>
          </w:p>
        </w:tc>
        <w:tc>
          <w:tcPr>
            <w:tcW w:w="0" w:type="auto"/>
            <w:hideMark/>
            <w:tcPrChange w:id="2141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67B1ADA" w14:textId="77777777" w:rsidR="001E57E0" w:rsidRPr="001E57E0" w:rsidRDefault="001E57E0" w:rsidP="001E57E0">
            <w:pPr>
              <w:widowControl/>
              <w:spacing w:line="375" w:lineRule="atLeast"/>
              <w:rPr>
                <w:ins w:id="2142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43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3.4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生成任务清单</w:t>
              </w:r>
            </w:ins>
          </w:p>
        </w:tc>
        <w:tc>
          <w:tcPr>
            <w:tcW w:w="0" w:type="auto"/>
            <w:hideMark/>
            <w:tcPrChange w:id="2144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BC2220A" w14:textId="77777777" w:rsidR="001E57E0" w:rsidRPr="001E57E0" w:rsidRDefault="001E57E0" w:rsidP="001E57E0">
            <w:pPr>
              <w:widowControl/>
              <w:spacing w:line="375" w:lineRule="atLeast"/>
              <w:rPr>
                <w:ins w:id="2145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46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输入：任务（如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“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启用备选供应商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”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）</w:t>
              </w:r>
            </w:ins>
          </w:p>
        </w:tc>
      </w:tr>
      <w:tr w:rsidR="001E57E0" w:rsidRPr="001E57E0" w14:paraId="15B66B10" w14:textId="77777777" w:rsidTr="001E57E0">
        <w:trPr>
          <w:ins w:id="2147" w:author="Jason Huang" w:date="2026-04-07T10:54:00Z"/>
          <w:trPrChange w:id="2148" w:author="Jason Huang" w:date="2026-04-07T10:54:00Z" w16du:dateUtc="2026-04-07T02:54:00Z">
            <w:trPr>
              <w:gridBefore w:val="1"/>
            </w:trPr>
          </w:trPrChange>
        </w:trPr>
        <w:tc>
          <w:tcPr>
            <w:tcW w:w="0" w:type="auto"/>
            <w:hideMark/>
            <w:tcPrChange w:id="2149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31C7520" w14:textId="77777777" w:rsidR="001E57E0" w:rsidRPr="001E57E0" w:rsidRDefault="001E57E0" w:rsidP="001E57E0">
            <w:pPr>
              <w:widowControl/>
              <w:spacing w:line="375" w:lineRule="atLeast"/>
              <w:rPr>
                <w:ins w:id="2150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51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2</w:t>
              </w:r>
            </w:ins>
          </w:p>
        </w:tc>
        <w:tc>
          <w:tcPr>
            <w:tcW w:w="0" w:type="auto"/>
            <w:hideMark/>
            <w:tcPrChange w:id="2152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5C634ED" w14:textId="77777777" w:rsidR="001E57E0" w:rsidRPr="001E57E0" w:rsidRDefault="001E57E0" w:rsidP="001E57E0">
            <w:pPr>
              <w:widowControl/>
              <w:spacing w:line="375" w:lineRule="atLeast"/>
              <w:rPr>
                <w:ins w:id="2153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54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查看任务详情（截止时间、依赖条件）</w:t>
              </w:r>
            </w:ins>
          </w:p>
        </w:tc>
        <w:tc>
          <w:tcPr>
            <w:tcW w:w="0" w:type="auto"/>
            <w:hideMark/>
            <w:tcPrChange w:id="2155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FE93BF2" w14:textId="77777777" w:rsidR="001E57E0" w:rsidRPr="001E57E0" w:rsidRDefault="001E57E0" w:rsidP="001E57E0">
            <w:pPr>
              <w:widowControl/>
              <w:spacing w:line="375" w:lineRule="atLeast"/>
              <w:rPr>
                <w:ins w:id="2156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57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3.5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任务执行与更新</w:t>
              </w:r>
            </w:ins>
          </w:p>
        </w:tc>
        <w:tc>
          <w:tcPr>
            <w:tcW w:w="0" w:type="auto"/>
            <w:hideMark/>
            <w:tcPrChange w:id="2158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1AD7035" w14:textId="77777777" w:rsidR="001E57E0" w:rsidRPr="001E57E0" w:rsidRDefault="001E57E0" w:rsidP="001E57E0">
            <w:pPr>
              <w:widowControl/>
              <w:spacing w:line="375" w:lineRule="atLeast"/>
              <w:rPr>
                <w:ins w:id="2159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60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—</w:t>
              </w:r>
            </w:ins>
          </w:p>
        </w:tc>
      </w:tr>
      <w:tr w:rsidR="001E57E0" w:rsidRPr="001E57E0" w14:paraId="36859C3F" w14:textId="77777777" w:rsidTr="001E57E0">
        <w:trPr>
          <w:ins w:id="2161" w:author="Jason Huang" w:date="2026-04-07T10:54:00Z"/>
          <w:trPrChange w:id="2162" w:author="Jason Huang" w:date="2026-04-07T10:54:00Z" w16du:dateUtc="2026-04-07T02:54:00Z">
            <w:trPr>
              <w:gridBefore w:val="1"/>
            </w:trPr>
          </w:trPrChange>
        </w:trPr>
        <w:tc>
          <w:tcPr>
            <w:tcW w:w="0" w:type="auto"/>
            <w:hideMark/>
            <w:tcPrChange w:id="2163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235F512" w14:textId="77777777" w:rsidR="001E57E0" w:rsidRPr="001E57E0" w:rsidRDefault="001E57E0" w:rsidP="001E57E0">
            <w:pPr>
              <w:widowControl/>
              <w:spacing w:line="375" w:lineRule="atLeast"/>
              <w:rPr>
                <w:ins w:id="2164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65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3</w:t>
              </w:r>
            </w:ins>
          </w:p>
        </w:tc>
        <w:tc>
          <w:tcPr>
            <w:tcW w:w="0" w:type="auto"/>
            <w:hideMark/>
            <w:tcPrChange w:id="2166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B07661E" w14:textId="77777777" w:rsidR="001E57E0" w:rsidRPr="001E57E0" w:rsidRDefault="001E57E0" w:rsidP="001E57E0">
            <w:pPr>
              <w:widowControl/>
              <w:spacing w:line="375" w:lineRule="atLeast"/>
              <w:rPr>
                <w:ins w:id="2167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68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执行线下或系统内操作</w:t>
              </w:r>
            </w:ins>
          </w:p>
        </w:tc>
        <w:tc>
          <w:tcPr>
            <w:tcW w:w="0" w:type="auto"/>
            <w:hideMark/>
            <w:tcPrChange w:id="2169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5E557AE" w14:textId="77777777" w:rsidR="001E57E0" w:rsidRPr="001E57E0" w:rsidRDefault="001E57E0" w:rsidP="001E57E0">
            <w:pPr>
              <w:widowControl/>
              <w:spacing w:line="375" w:lineRule="atLeast"/>
              <w:rPr>
                <w:ins w:id="2170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71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3.5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任务执行与更新</w:t>
              </w:r>
            </w:ins>
          </w:p>
        </w:tc>
        <w:tc>
          <w:tcPr>
            <w:tcW w:w="0" w:type="auto"/>
            <w:hideMark/>
            <w:tcPrChange w:id="2172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A616C53" w14:textId="77777777" w:rsidR="001E57E0" w:rsidRPr="001E57E0" w:rsidRDefault="001E57E0" w:rsidP="001E57E0">
            <w:pPr>
              <w:widowControl/>
              <w:spacing w:line="375" w:lineRule="atLeast"/>
              <w:rPr>
                <w:ins w:id="2173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74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如：联系备选供应商、下紧急订单</w:t>
              </w:r>
            </w:ins>
          </w:p>
        </w:tc>
      </w:tr>
      <w:tr w:rsidR="001E57E0" w:rsidRPr="001E57E0" w14:paraId="74A7285D" w14:textId="77777777" w:rsidTr="001E57E0">
        <w:trPr>
          <w:ins w:id="2175" w:author="Jason Huang" w:date="2026-04-07T10:54:00Z"/>
          <w:trPrChange w:id="2176" w:author="Jason Huang" w:date="2026-04-07T10:54:00Z" w16du:dateUtc="2026-04-07T02:54:00Z">
            <w:trPr>
              <w:gridBefore w:val="1"/>
            </w:trPr>
          </w:trPrChange>
        </w:trPr>
        <w:tc>
          <w:tcPr>
            <w:tcW w:w="0" w:type="auto"/>
            <w:hideMark/>
            <w:tcPrChange w:id="2177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EC7EC89" w14:textId="77777777" w:rsidR="001E57E0" w:rsidRPr="001E57E0" w:rsidRDefault="001E57E0" w:rsidP="001E57E0">
            <w:pPr>
              <w:widowControl/>
              <w:spacing w:line="375" w:lineRule="atLeast"/>
              <w:rPr>
                <w:ins w:id="2178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79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4</w:t>
              </w:r>
            </w:ins>
          </w:p>
        </w:tc>
        <w:tc>
          <w:tcPr>
            <w:tcW w:w="0" w:type="auto"/>
            <w:hideMark/>
            <w:tcPrChange w:id="2180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6CA20D5" w14:textId="77777777" w:rsidR="001E57E0" w:rsidRPr="001E57E0" w:rsidRDefault="001E57E0" w:rsidP="001E57E0">
            <w:pPr>
              <w:widowControl/>
              <w:spacing w:line="375" w:lineRule="atLeast"/>
              <w:rPr>
                <w:ins w:id="2181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82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在看板中更新任务状态</w:t>
              </w:r>
            </w:ins>
          </w:p>
        </w:tc>
        <w:tc>
          <w:tcPr>
            <w:tcW w:w="0" w:type="auto"/>
            <w:hideMark/>
            <w:tcPrChange w:id="2183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35A55C8" w14:textId="77777777" w:rsidR="001E57E0" w:rsidRPr="001E57E0" w:rsidRDefault="001E57E0" w:rsidP="001E57E0">
            <w:pPr>
              <w:widowControl/>
              <w:spacing w:line="375" w:lineRule="atLeast"/>
              <w:rPr>
                <w:ins w:id="2184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85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3.5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任务执行与更新</w:t>
              </w:r>
            </w:ins>
          </w:p>
        </w:tc>
        <w:tc>
          <w:tcPr>
            <w:tcW w:w="0" w:type="auto"/>
            <w:hideMark/>
            <w:tcPrChange w:id="2186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B99C1A9" w14:textId="77777777" w:rsidR="001E57E0" w:rsidRPr="001E57E0" w:rsidRDefault="001E57E0" w:rsidP="001E57E0">
            <w:pPr>
              <w:widowControl/>
              <w:spacing w:line="375" w:lineRule="atLeast"/>
              <w:rPr>
                <w:ins w:id="2187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88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状态：进行中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 →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已完成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/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受阻</w:t>
              </w:r>
            </w:ins>
          </w:p>
        </w:tc>
      </w:tr>
      <w:tr w:rsidR="001E57E0" w:rsidRPr="001E57E0" w14:paraId="19923D53" w14:textId="77777777" w:rsidTr="001E57E0">
        <w:trPr>
          <w:ins w:id="2189" w:author="Jason Huang" w:date="2026-04-07T10:54:00Z"/>
          <w:trPrChange w:id="2190" w:author="Jason Huang" w:date="2026-04-07T10:54:00Z" w16du:dateUtc="2026-04-07T02:54:00Z">
            <w:trPr>
              <w:gridBefore w:val="1"/>
            </w:trPr>
          </w:trPrChange>
        </w:trPr>
        <w:tc>
          <w:tcPr>
            <w:tcW w:w="0" w:type="auto"/>
            <w:hideMark/>
            <w:tcPrChange w:id="2191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BC46BEC" w14:textId="77777777" w:rsidR="001E57E0" w:rsidRPr="001E57E0" w:rsidRDefault="001E57E0" w:rsidP="001E57E0">
            <w:pPr>
              <w:widowControl/>
              <w:spacing w:line="375" w:lineRule="atLeast"/>
              <w:rPr>
                <w:ins w:id="2192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93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5</w:t>
              </w:r>
            </w:ins>
          </w:p>
        </w:tc>
        <w:tc>
          <w:tcPr>
            <w:tcW w:w="0" w:type="auto"/>
            <w:hideMark/>
            <w:tcPrChange w:id="2194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96D2B8E" w14:textId="77777777" w:rsidR="001E57E0" w:rsidRPr="001E57E0" w:rsidRDefault="001E57E0" w:rsidP="001E57E0">
            <w:pPr>
              <w:widowControl/>
              <w:spacing w:line="375" w:lineRule="atLeast"/>
              <w:rPr>
                <w:ins w:id="2195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96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受阻时填写原因并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@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指挥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lastRenderedPageBreak/>
                <w:t>官</w:t>
              </w:r>
            </w:ins>
          </w:p>
        </w:tc>
        <w:tc>
          <w:tcPr>
            <w:tcW w:w="0" w:type="auto"/>
            <w:hideMark/>
            <w:tcPrChange w:id="2197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C2CB2DC" w14:textId="77777777" w:rsidR="001E57E0" w:rsidRPr="001E57E0" w:rsidRDefault="001E57E0" w:rsidP="001E57E0">
            <w:pPr>
              <w:widowControl/>
              <w:spacing w:line="375" w:lineRule="atLeast"/>
              <w:rPr>
                <w:ins w:id="2198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199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lastRenderedPageBreak/>
                <w:t xml:space="preserve">3.5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任务执行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lastRenderedPageBreak/>
                <w:t>与更新</w:t>
              </w:r>
            </w:ins>
          </w:p>
        </w:tc>
        <w:tc>
          <w:tcPr>
            <w:tcW w:w="0" w:type="auto"/>
            <w:hideMark/>
            <w:tcPrChange w:id="2200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9D69EAD" w14:textId="77777777" w:rsidR="001E57E0" w:rsidRPr="001E57E0" w:rsidRDefault="001E57E0" w:rsidP="001E57E0">
            <w:pPr>
              <w:widowControl/>
              <w:spacing w:line="375" w:lineRule="atLeast"/>
              <w:rPr>
                <w:ins w:id="2201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202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lastRenderedPageBreak/>
                <w:t>输出：受阻说明</w:t>
              </w:r>
            </w:ins>
          </w:p>
        </w:tc>
      </w:tr>
      <w:tr w:rsidR="001E57E0" w:rsidRPr="001E57E0" w14:paraId="3ACE993F" w14:textId="77777777" w:rsidTr="001E57E0">
        <w:trPr>
          <w:ins w:id="2203" w:author="Jason Huang" w:date="2026-04-07T10:54:00Z"/>
          <w:trPrChange w:id="2204" w:author="Jason Huang" w:date="2026-04-07T10:54:00Z" w16du:dateUtc="2026-04-07T02:54:00Z">
            <w:trPr>
              <w:gridBefore w:val="1"/>
            </w:trPr>
          </w:trPrChange>
        </w:trPr>
        <w:tc>
          <w:tcPr>
            <w:tcW w:w="0" w:type="auto"/>
            <w:hideMark/>
            <w:tcPrChange w:id="2205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A4750E7" w14:textId="77777777" w:rsidR="001E57E0" w:rsidRPr="001E57E0" w:rsidRDefault="001E57E0" w:rsidP="001E57E0">
            <w:pPr>
              <w:widowControl/>
              <w:spacing w:line="375" w:lineRule="atLeast"/>
              <w:rPr>
                <w:ins w:id="2206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207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6</w:t>
              </w:r>
            </w:ins>
          </w:p>
        </w:tc>
        <w:tc>
          <w:tcPr>
            <w:tcW w:w="0" w:type="auto"/>
            <w:hideMark/>
            <w:tcPrChange w:id="2208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CF766CA" w14:textId="77777777" w:rsidR="001E57E0" w:rsidRPr="001E57E0" w:rsidRDefault="001E57E0" w:rsidP="001E57E0">
            <w:pPr>
              <w:widowControl/>
              <w:spacing w:line="375" w:lineRule="atLeast"/>
              <w:rPr>
                <w:ins w:id="2209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210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任务完成后，系统可能触发后续任务</w:t>
              </w:r>
            </w:ins>
          </w:p>
        </w:tc>
        <w:tc>
          <w:tcPr>
            <w:tcW w:w="0" w:type="auto"/>
            <w:hideMark/>
            <w:tcPrChange w:id="2211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A2F280C" w14:textId="77777777" w:rsidR="001E57E0" w:rsidRPr="001E57E0" w:rsidRDefault="001E57E0" w:rsidP="001E57E0">
            <w:pPr>
              <w:widowControl/>
              <w:spacing w:line="375" w:lineRule="atLeast"/>
              <w:rPr>
                <w:ins w:id="2212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213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 xml:space="preserve">3.6 </w:t>
              </w:r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实时更新影响指标</w:t>
              </w:r>
            </w:ins>
          </w:p>
        </w:tc>
        <w:tc>
          <w:tcPr>
            <w:tcW w:w="0" w:type="auto"/>
            <w:hideMark/>
            <w:tcPrChange w:id="2214" w:author="Jason Huang" w:date="2026-04-07T10:54:00Z" w16du:dateUtc="2026-04-07T0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E205E4D" w14:textId="77777777" w:rsidR="001E57E0" w:rsidRPr="001E57E0" w:rsidRDefault="001E57E0" w:rsidP="001E57E0">
            <w:pPr>
              <w:widowControl/>
              <w:spacing w:line="375" w:lineRule="atLeast"/>
              <w:rPr>
                <w:ins w:id="2215" w:author="Jason Huang" w:date="2026-04-07T10:54:00Z" w16du:dateUtc="2026-04-07T02:54:00Z"/>
                <w:rFonts w:ascii="Segoe UI" w:eastAsia="SimSun" w:hAnsi="Segoe UI" w:cs="Segoe UI"/>
                <w:kern w:val="0"/>
                <w:sz w:val="23"/>
                <w:szCs w:val="23"/>
                <w14:ligatures w14:val="none"/>
              </w:rPr>
            </w:pPr>
            <w:ins w:id="2216" w:author="Jason Huang" w:date="2026-04-07T10:54:00Z" w16du:dateUtc="2026-04-07T02:54:00Z">
              <w:r w:rsidRPr="001E57E0">
                <w:rPr>
                  <w:rFonts w:ascii="Segoe UI" w:eastAsia="SimSun" w:hAnsi="Segoe UI" w:cs="Segoe UI"/>
                  <w:kern w:val="0"/>
                  <w:sz w:val="23"/>
                  <w:szCs w:val="23"/>
                  <w14:ligatures w14:val="none"/>
                </w:rPr>
                <w:t>—</w:t>
              </w:r>
            </w:ins>
          </w:p>
        </w:tc>
      </w:tr>
    </w:tbl>
    <w:p w14:paraId="22D9E7AC" w14:textId="77777777" w:rsidR="001E57E0" w:rsidRPr="001E57E0" w:rsidRDefault="001E57E0" w:rsidP="001E57E0">
      <w:pPr>
        <w:widowControl/>
        <w:shd w:val="clear" w:color="auto" w:fill="FFFFFF"/>
        <w:spacing w:after="0" w:line="240" w:lineRule="auto"/>
        <w:rPr>
          <w:ins w:id="2217" w:author="Jason Huang" w:date="2026-04-07T10:54:00Z" w16du:dateUtc="2026-04-07T02:54:00Z"/>
          <w:rFonts w:ascii="Segoe UI" w:eastAsia="SimSun" w:hAnsi="Segoe UI" w:cs="Segoe UI"/>
          <w:color w:val="0F1115"/>
          <w:kern w:val="0"/>
          <w:sz w:val="24"/>
          <w14:ligatures w14:val="none"/>
        </w:rPr>
      </w:pPr>
      <w:ins w:id="2218" w:author="Jason Huang" w:date="2026-04-07T10:54:00Z" w16du:dateUtc="2026-04-07T02:54:00Z">
        <w:r w:rsidRPr="001E57E0">
          <w:rPr>
            <w:rFonts w:ascii="Segoe UI" w:eastAsia="SimSun" w:hAnsi="Segoe UI" w:cs="Segoe UI"/>
            <w:color w:val="0F1115"/>
            <w:kern w:val="0"/>
            <w:sz w:val="24"/>
            <w14:ligatures w14:val="none"/>
          </w:rPr>
          <w:t>不同执行人（物流、生产、销售）操作类似，只是具体任务内容不同。</w:t>
        </w:r>
      </w:ins>
    </w:p>
    <w:p w14:paraId="1D953B04" w14:textId="7B8BF891" w:rsidR="001E57E0" w:rsidRDefault="001E57E0" w:rsidP="001E57E0">
      <w:pPr>
        <w:spacing w:before="240" w:after="120" w:line="288" w:lineRule="auto"/>
        <w:outlineLvl w:val="4"/>
        <w:rPr>
          <w:ins w:id="2219" w:author="Jason Huang" w:date="2026-04-07T10:55:00Z" w16du:dateUtc="2026-04-07T02:55:00Z"/>
          <w:rFonts w:ascii="Arial" w:eastAsia="DengXian" w:hAnsi="Arial" w:cs="Arial"/>
          <w:b/>
          <w:sz w:val="24"/>
        </w:rPr>
      </w:pPr>
      <w:ins w:id="2220" w:author="Jason Huang" w:date="2026-04-07T10:55:00Z" w16du:dateUtc="2026-04-07T02:55:00Z">
        <w:r>
          <w:rPr>
            <w:rFonts w:ascii="Arial" w:eastAsia="DengXian" w:hAnsi="Arial" w:cs="Arial"/>
            <w:b/>
            <w:sz w:val="24"/>
          </w:rPr>
          <w:t>5.1.2.</w:t>
        </w:r>
        <w:r>
          <w:rPr>
            <w:rFonts w:ascii="Arial" w:eastAsia="DengXian" w:hAnsi="Arial" w:cs="Arial" w:hint="eastAsia"/>
            <w:b/>
            <w:sz w:val="24"/>
          </w:rPr>
          <w:t>5</w:t>
        </w:r>
        <w:r>
          <w:rPr>
            <w:rFonts w:ascii="Arial" w:eastAsia="DengXian" w:hAnsi="Arial" w:cs="Arial"/>
            <w:b/>
            <w:sz w:val="24"/>
          </w:rPr>
          <w:t xml:space="preserve"> </w:t>
        </w:r>
        <w:r w:rsidR="00B3553A" w:rsidRPr="00B3553A">
          <w:rPr>
            <w:rFonts w:ascii="Arial" w:eastAsia="DengXian" w:hAnsi="Arial" w:cs="Arial" w:hint="eastAsia"/>
            <w:b/>
            <w:sz w:val="24"/>
          </w:rPr>
          <w:t>复盘专员</w:t>
        </w:r>
        <w:r>
          <w:rPr>
            <w:rFonts w:ascii="Arial" w:eastAsia="DengXian" w:hAnsi="Arial" w:cs="Arial"/>
            <w:b/>
            <w:sz w:val="24"/>
          </w:rPr>
          <w:t>用户流程</w:t>
        </w:r>
      </w:ins>
    </w:p>
    <w:tbl>
      <w:tblPr>
        <w:tblStyle w:val="af0"/>
        <w:tblW w:w="0" w:type="auto"/>
        <w:tblLook w:val="04A0" w:firstRow="1" w:lastRow="0" w:firstColumn="1" w:lastColumn="0" w:noHBand="0" w:noVBand="1"/>
        <w:tblPrChange w:id="2221" w:author="Jason Huang" w:date="2026-04-07T10:55:00Z" w16du:dateUtc="2026-04-07T02:55:00Z">
          <w:tblPr>
            <w:tblW w:w="0" w:type="auto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56"/>
        <w:gridCol w:w="3516"/>
        <w:gridCol w:w="2097"/>
        <w:gridCol w:w="2196"/>
        <w:tblGridChange w:id="2222">
          <w:tblGrid>
            <w:gridCol w:w="324"/>
            <w:gridCol w:w="332"/>
            <w:gridCol w:w="331"/>
            <w:gridCol w:w="3185"/>
            <w:gridCol w:w="361"/>
            <w:gridCol w:w="1736"/>
            <w:gridCol w:w="504"/>
            <w:gridCol w:w="1692"/>
            <w:gridCol w:w="404"/>
          </w:tblGrid>
        </w:tblGridChange>
      </w:tblGrid>
      <w:tr w:rsidR="00EF5883" w:rsidRPr="00EF5883" w14:paraId="5C20A758" w14:textId="77777777" w:rsidTr="00EF5883">
        <w:trPr>
          <w:ins w:id="2223" w:author="Jason Huang" w:date="2026-04-07T10:55:00Z"/>
          <w:trPrChange w:id="2224" w:author="Jason Huang" w:date="2026-04-07T10:55:00Z" w16du:dateUtc="2026-04-07T02:55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2225" w:author="Jason Huang" w:date="2026-04-07T10:55:00Z" w16du:dateUtc="2026-04-07T02:5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E42DB86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26" w:author="Jason Huang" w:date="2026-04-07T10:55:00Z"/>
                <w:rFonts w:hint="eastAsia"/>
              </w:rPr>
            </w:pPr>
            <w:ins w:id="2227" w:author="Jason Huang" w:date="2026-04-07T10:55:00Z">
              <w:r w:rsidRPr="00EF5883">
                <w:t>步骤</w:t>
              </w:r>
            </w:ins>
          </w:p>
        </w:tc>
        <w:tc>
          <w:tcPr>
            <w:tcW w:w="0" w:type="auto"/>
            <w:hideMark/>
            <w:tcPrChange w:id="2228" w:author="Jason Huang" w:date="2026-04-07T10:55:00Z" w16du:dateUtc="2026-04-07T02:5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5EC6BD7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29" w:author="Jason Huang" w:date="2026-04-07T10:55:00Z"/>
                <w:rFonts w:hint="eastAsia"/>
              </w:rPr>
            </w:pPr>
            <w:ins w:id="2230" w:author="Jason Huang" w:date="2026-04-07T10:55:00Z">
              <w:r w:rsidRPr="00EF5883">
                <w:t>操作</w:t>
              </w:r>
            </w:ins>
          </w:p>
        </w:tc>
        <w:tc>
          <w:tcPr>
            <w:tcW w:w="0" w:type="auto"/>
            <w:hideMark/>
            <w:tcPrChange w:id="2231" w:author="Jason Huang" w:date="2026-04-07T10:55:00Z" w16du:dateUtc="2026-04-07T02:5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9F1C782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32" w:author="Jason Huang" w:date="2026-04-07T10:55:00Z"/>
                <w:rFonts w:hint="eastAsia"/>
              </w:rPr>
            </w:pPr>
            <w:ins w:id="2233" w:author="Jason Huang" w:date="2026-04-07T10:55:00Z">
              <w:r w:rsidRPr="00EF5883">
                <w:t>对应子流程</w:t>
              </w:r>
            </w:ins>
          </w:p>
        </w:tc>
        <w:tc>
          <w:tcPr>
            <w:tcW w:w="0" w:type="auto"/>
            <w:hideMark/>
            <w:tcPrChange w:id="2234" w:author="Jason Huang" w:date="2026-04-07T10:55:00Z" w16du:dateUtc="2026-04-07T02:55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B7FAD1B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35" w:author="Jason Huang" w:date="2026-04-07T10:55:00Z"/>
                <w:rFonts w:hint="eastAsia"/>
              </w:rPr>
            </w:pPr>
            <w:ins w:id="2236" w:author="Jason Huang" w:date="2026-04-07T10:55:00Z">
              <w:r w:rsidRPr="00EF5883">
                <w:t>输入/输出</w:t>
              </w:r>
            </w:ins>
          </w:p>
        </w:tc>
      </w:tr>
      <w:tr w:rsidR="00EF5883" w:rsidRPr="00EF5883" w14:paraId="56D3E890" w14:textId="77777777" w:rsidTr="00EF5883">
        <w:trPr>
          <w:ins w:id="2237" w:author="Jason Huang" w:date="2026-04-07T10:55:00Z"/>
          <w:trPrChange w:id="2238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239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BC0C032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40" w:author="Jason Huang" w:date="2026-04-07T10:55:00Z"/>
                <w:rFonts w:hint="eastAsia"/>
              </w:rPr>
            </w:pPr>
            <w:ins w:id="2241" w:author="Jason Huang" w:date="2026-04-07T10:55:00Z">
              <w:r w:rsidRPr="00EF5883">
                <w:t>1</w:t>
              </w:r>
            </w:ins>
          </w:p>
        </w:tc>
        <w:tc>
          <w:tcPr>
            <w:tcW w:w="0" w:type="auto"/>
            <w:hideMark/>
            <w:tcPrChange w:id="2242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C9A2736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43" w:author="Jason Huang" w:date="2026-04-07T10:55:00Z"/>
                <w:rFonts w:hint="eastAsia"/>
              </w:rPr>
            </w:pPr>
            <w:ins w:id="2244" w:author="Jason Huang" w:date="2026-04-07T10:55:00Z">
              <w:r w:rsidRPr="00EF5883">
                <w:t>从系统导出已关闭事件的完整数据</w:t>
              </w:r>
            </w:ins>
          </w:p>
        </w:tc>
        <w:tc>
          <w:tcPr>
            <w:tcW w:w="0" w:type="auto"/>
            <w:hideMark/>
            <w:tcPrChange w:id="2245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0DF35EF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46" w:author="Jason Huang" w:date="2026-04-07T10:55:00Z"/>
                <w:rFonts w:hint="eastAsia"/>
              </w:rPr>
            </w:pPr>
            <w:ins w:id="2247" w:author="Jason Huang" w:date="2026-04-07T10:55:00Z">
              <w:r w:rsidRPr="00EF5883">
                <w:t>4.1 收集全过程数据</w:t>
              </w:r>
            </w:ins>
          </w:p>
        </w:tc>
        <w:tc>
          <w:tcPr>
            <w:tcW w:w="0" w:type="auto"/>
            <w:hideMark/>
            <w:tcPrChange w:id="2248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E24DA35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49" w:author="Jason Huang" w:date="2026-04-07T10:55:00Z"/>
                <w:rFonts w:hint="eastAsia"/>
              </w:rPr>
            </w:pPr>
            <w:ins w:id="2250" w:author="Jason Huang" w:date="2026-04-07T10:55:00Z">
              <w:r w:rsidRPr="00EF5883">
                <w:t>输入：事件ID</w:t>
              </w:r>
            </w:ins>
          </w:p>
        </w:tc>
      </w:tr>
      <w:tr w:rsidR="00EF5883" w:rsidRPr="00EF5883" w14:paraId="0E5747DD" w14:textId="77777777" w:rsidTr="00EF5883">
        <w:trPr>
          <w:ins w:id="2251" w:author="Jason Huang" w:date="2026-04-07T10:55:00Z"/>
          <w:trPrChange w:id="2252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253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A8DB6D4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54" w:author="Jason Huang" w:date="2026-04-07T10:55:00Z"/>
                <w:rFonts w:hint="eastAsia"/>
              </w:rPr>
            </w:pPr>
            <w:ins w:id="2255" w:author="Jason Huang" w:date="2026-04-07T10:55:00Z">
              <w:r w:rsidRPr="00EF5883">
                <w:t>2</w:t>
              </w:r>
            </w:ins>
          </w:p>
        </w:tc>
        <w:tc>
          <w:tcPr>
            <w:tcW w:w="0" w:type="auto"/>
            <w:hideMark/>
            <w:tcPrChange w:id="2256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9ABA6AD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57" w:author="Jason Huang" w:date="2026-04-07T10:55:00Z"/>
                <w:rFonts w:hint="eastAsia"/>
              </w:rPr>
            </w:pPr>
            <w:ins w:id="2258" w:author="Jason Huang" w:date="2026-04-07T10:55:00Z">
              <w:r w:rsidRPr="00EF5883">
                <w:t>计算预警时效</w:t>
              </w:r>
            </w:ins>
          </w:p>
        </w:tc>
        <w:tc>
          <w:tcPr>
            <w:tcW w:w="0" w:type="auto"/>
            <w:hideMark/>
            <w:tcPrChange w:id="2259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9261582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60" w:author="Jason Huang" w:date="2026-04-07T10:55:00Z"/>
                <w:rFonts w:hint="eastAsia"/>
              </w:rPr>
            </w:pPr>
            <w:ins w:id="2261" w:author="Jason Huang" w:date="2026-04-07T10:55:00Z">
              <w:r w:rsidRPr="00EF5883">
                <w:t>4.2 评估预警时效</w:t>
              </w:r>
            </w:ins>
          </w:p>
        </w:tc>
        <w:tc>
          <w:tcPr>
            <w:tcW w:w="0" w:type="auto"/>
            <w:hideMark/>
            <w:tcPrChange w:id="2262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5141430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63" w:author="Jason Huang" w:date="2026-04-07T10:55:00Z"/>
                <w:rFonts w:hint="eastAsia"/>
              </w:rPr>
            </w:pPr>
            <w:ins w:id="2264" w:author="Jason Huang" w:date="2026-04-07T10:55:00Z">
              <w:r w:rsidRPr="00EF5883">
                <w:t>输出：时效值</w:t>
              </w:r>
            </w:ins>
          </w:p>
        </w:tc>
      </w:tr>
      <w:tr w:rsidR="00EF5883" w:rsidRPr="00EF5883" w14:paraId="2C217DDF" w14:textId="77777777" w:rsidTr="00EF5883">
        <w:trPr>
          <w:ins w:id="2265" w:author="Jason Huang" w:date="2026-04-07T10:55:00Z"/>
          <w:trPrChange w:id="2266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267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56C9545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68" w:author="Jason Huang" w:date="2026-04-07T10:55:00Z"/>
                <w:rFonts w:hint="eastAsia"/>
              </w:rPr>
            </w:pPr>
            <w:ins w:id="2269" w:author="Jason Huang" w:date="2026-04-07T10:55:00Z">
              <w:r w:rsidRPr="00EF5883">
                <w:t>3</w:t>
              </w:r>
            </w:ins>
          </w:p>
        </w:tc>
        <w:tc>
          <w:tcPr>
            <w:tcW w:w="0" w:type="auto"/>
            <w:hideMark/>
            <w:tcPrChange w:id="2270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1A74371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71" w:author="Jason Huang" w:date="2026-04-07T10:55:00Z"/>
                <w:rFonts w:hint="eastAsia"/>
              </w:rPr>
            </w:pPr>
            <w:ins w:id="2272" w:author="Jason Huang" w:date="2026-04-07T10:55:00Z">
              <w:r w:rsidRPr="00EF5883">
                <w:t>计算响应效率</w:t>
              </w:r>
            </w:ins>
          </w:p>
        </w:tc>
        <w:tc>
          <w:tcPr>
            <w:tcW w:w="0" w:type="auto"/>
            <w:hideMark/>
            <w:tcPrChange w:id="2273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8D33BEA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74" w:author="Jason Huang" w:date="2026-04-07T10:55:00Z"/>
                <w:rFonts w:hint="eastAsia"/>
              </w:rPr>
            </w:pPr>
            <w:ins w:id="2275" w:author="Jason Huang" w:date="2026-04-07T10:55:00Z">
              <w:r w:rsidRPr="00EF5883">
                <w:t>4.3 评估响应效率</w:t>
              </w:r>
            </w:ins>
          </w:p>
        </w:tc>
        <w:tc>
          <w:tcPr>
            <w:tcW w:w="0" w:type="auto"/>
            <w:hideMark/>
            <w:tcPrChange w:id="2276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AAE4F36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77" w:author="Jason Huang" w:date="2026-04-07T10:55:00Z"/>
                <w:rFonts w:hint="eastAsia"/>
              </w:rPr>
            </w:pPr>
            <w:ins w:id="2278" w:author="Jason Huang" w:date="2026-04-07T10:55:00Z">
              <w:r w:rsidRPr="00EF5883">
                <w:t>输出：响应耗时</w:t>
              </w:r>
            </w:ins>
          </w:p>
        </w:tc>
      </w:tr>
      <w:tr w:rsidR="00EF5883" w:rsidRPr="00EF5883" w14:paraId="44176860" w14:textId="77777777" w:rsidTr="00EF5883">
        <w:trPr>
          <w:ins w:id="2279" w:author="Jason Huang" w:date="2026-04-07T10:55:00Z"/>
          <w:trPrChange w:id="2280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281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BE690C8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82" w:author="Jason Huang" w:date="2026-04-07T10:55:00Z"/>
                <w:rFonts w:hint="eastAsia"/>
              </w:rPr>
            </w:pPr>
            <w:ins w:id="2283" w:author="Jason Huang" w:date="2026-04-07T10:55:00Z">
              <w:r w:rsidRPr="00EF5883">
                <w:t>4</w:t>
              </w:r>
            </w:ins>
          </w:p>
        </w:tc>
        <w:tc>
          <w:tcPr>
            <w:tcW w:w="0" w:type="auto"/>
            <w:hideMark/>
            <w:tcPrChange w:id="2284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74D080B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85" w:author="Jason Huang" w:date="2026-04-07T10:55:00Z"/>
                <w:rFonts w:hint="eastAsia"/>
              </w:rPr>
            </w:pPr>
            <w:ins w:id="2286" w:author="Jason Huang" w:date="2026-04-07T10:55:00Z">
              <w:r w:rsidRPr="00EF5883">
                <w:t>对比预估损失与实际损失</w:t>
              </w:r>
            </w:ins>
          </w:p>
        </w:tc>
        <w:tc>
          <w:tcPr>
            <w:tcW w:w="0" w:type="auto"/>
            <w:hideMark/>
            <w:tcPrChange w:id="2287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3A8175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88" w:author="Jason Huang" w:date="2026-04-07T10:55:00Z"/>
                <w:rFonts w:hint="eastAsia"/>
              </w:rPr>
            </w:pPr>
            <w:ins w:id="2289" w:author="Jason Huang" w:date="2026-04-07T10:55:00Z">
              <w:r w:rsidRPr="00EF5883">
                <w:t>4.4 评估实际损失</w:t>
              </w:r>
            </w:ins>
          </w:p>
        </w:tc>
        <w:tc>
          <w:tcPr>
            <w:tcW w:w="0" w:type="auto"/>
            <w:hideMark/>
            <w:tcPrChange w:id="2290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C856243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91" w:author="Jason Huang" w:date="2026-04-07T10:55:00Z"/>
                <w:rFonts w:hint="eastAsia"/>
              </w:rPr>
            </w:pPr>
            <w:ins w:id="2292" w:author="Jason Huang" w:date="2026-04-07T10:55:00Z">
              <w:r w:rsidRPr="00EF5883">
                <w:t>输出：偏差值</w:t>
              </w:r>
            </w:ins>
          </w:p>
        </w:tc>
      </w:tr>
      <w:tr w:rsidR="00EF5883" w:rsidRPr="00EF5883" w14:paraId="4CCB7FD1" w14:textId="77777777" w:rsidTr="00EF5883">
        <w:trPr>
          <w:ins w:id="2293" w:author="Jason Huang" w:date="2026-04-07T10:55:00Z"/>
          <w:trPrChange w:id="2294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295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10C0204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96" w:author="Jason Huang" w:date="2026-04-07T10:55:00Z"/>
                <w:rFonts w:hint="eastAsia"/>
              </w:rPr>
            </w:pPr>
            <w:ins w:id="2297" w:author="Jason Huang" w:date="2026-04-07T10:55:00Z">
              <w:r w:rsidRPr="00EF5883">
                <w:t>5</w:t>
              </w:r>
            </w:ins>
          </w:p>
        </w:tc>
        <w:tc>
          <w:tcPr>
            <w:tcW w:w="0" w:type="auto"/>
            <w:hideMark/>
            <w:tcPrChange w:id="2298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4B636CF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299" w:author="Jason Huang" w:date="2026-04-07T10:55:00Z"/>
                <w:rFonts w:hint="eastAsia"/>
              </w:rPr>
            </w:pPr>
            <w:ins w:id="2300" w:author="Jason Huang" w:date="2026-04-07T10:55:00Z">
              <w:r w:rsidRPr="00EF5883">
                <w:t>填写成功项与改进项</w:t>
              </w:r>
            </w:ins>
          </w:p>
        </w:tc>
        <w:tc>
          <w:tcPr>
            <w:tcW w:w="0" w:type="auto"/>
            <w:hideMark/>
            <w:tcPrChange w:id="2301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D61777E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02" w:author="Jason Huang" w:date="2026-04-07T10:55:00Z"/>
                <w:rFonts w:hint="eastAsia"/>
              </w:rPr>
            </w:pPr>
            <w:ins w:id="2303" w:author="Jason Huang" w:date="2026-04-07T10:55:00Z">
              <w:r w:rsidRPr="00EF5883">
                <w:t>4.5 识别成功与改进</w:t>
              </w:r>
            </w:ins>
          </w:p>
        </w:tc>
        <w:tc>
          <w:tcPr>
            <w:tcW w:w="0" w:type="auto"/>
            <w:hideMark/>
            <w:tcPrChange w:id="2304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F3203E0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05" w:author="Jason Huang" w:date="2026-04-07T10:55:00Z"/>
                <w:rFonts w:hint="eastAsia"/>
              </w:rPr>
            </w:pPr>
            <w:ins w:id="2306" w:author="Jason Huang" w:date="2026-04-07T10:55:00Z">
              <w:r w:rsidRPr="00EF5883">
                <w:t>输出：文字总结</w:t>
              </w:r>
            </w:ins>
          </w:p>
        </w:tc>
      </w:tr>
      <w:tr w:rsidR="00EF5883" w:rsidRPr="00EF5883" w14:paraId="54FD88EA" w14:textId="77777777" w:rsidTr="00EF5883">
        <w:trPr>
          <w:ins w:id="2307" w:author="Jason Huang" w:date="2026-04-07T10:55:00Z"/>
          <w:trPrChange w:id="2308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309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F34DCB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10" w:author="Jason Huang" w:date="2026-04-07T10:55:00Z"/>
                <w:rFonts w:hint="eastAsia"/>
              </w:rPr>
            </w:pPr>
            <w:ins w:id="2311" w:author="Jason Huang" w:date="2026-04-07T10:55:00Z">
              <w:r w:rsidRPr="00EF5883">
                <w:t>6</w:t>
              </w:r>
            </w:ins>
          </w:p>
        </w:tc>
        <w:tc>
          <w:tcPr>
            <w:tcW w:w="0" w:type="auto"/>
            <w:hideMark/>
            <w:tcPrChange w:id="2312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1FC288E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13" w:author="Jason Huang" w:date="2026-04-07T10:55:00Z"/>
                <w:rFonts w:hint="eastAsia"/>
              </w:rPr>
            </w:pPr>
            <w:ins w:id="2314" w:author="Jason Huang" w:date="2026-04-07T10:55:00Z">
              <w:r w:rsidRPr="00EF5883">
                <w:t>将经验沉淀到经验库</w:t>
              </w:r>
            </w:ins>
          </w:p>
        </w:tc>
        <w:tc>
          <w:tcPr>
            <w:tcW w:w="0" w:type="auto"/>
            <w:hideMark/>
            <w:tcPrChange w:id="2315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1ACB82F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16" w:author="Jason Huang" w:date="2026-04-07T10:55:00Z"/>
                <w:rFonts w:hint="eastAsia"/>
              </w:rPr>
            </w:pPr>
            <w:ins w:id="2317" w:author="Jason Huang" w:date="2026-04-07T10:55:00Z">
              <w:r w:rsidRPr="00EF5883">
                <w:t>4.6 沉淀为经验库</w:t>
              </w:r>
            </w:ins>
          </w:p>
        </w:tc>
        <w:tc>
          <w:tcPr>
            <w:tcW w:w="0" w:type="auto"/>
            <w:hideMark/>
            <w:tcPrChange w:id="2318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A22D2CA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19" w:author="Jason Huang" w:date="2026-04-07T10:55:00Z"/>
                <w:rFonts w:hint="eastAsia"/>
              </w:rPr>
            </w:pPr>
            <w:ins w:id="2320" w:author="Jason Huang" w:date="2026-04-07T10:55:00Z">
              <w:r w:rsidRPr="00EF5883">
                <w:t>输出：经验条目</w:t>
              </w:r>
            </w:ins>
          </w:p>
        </w:tc>
      </w:tr>
      <w:tr w:rsidR="00EF5883" w:rsidRPr="00EF5883" w14:paraId="43F5A812" w14:textId="77777777" w:rsidTr="00EF5883">
        <w:trPr>
          <w:ins w:id="2321" w:author="Jason Huang" w:date="2026-04-07T10:55:00Z"/>
          <w:trPrChange w:id="2322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323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D7A6AAD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24" w:author="Jason Huang" w:date="2026-04-07T10:55:00Z"/>
                <w:rFonts w:hint="eastAsia"/>
              </w:rPr>
            </w:pPr>
            <w:ins w:id="2325" w:author="Jason Huang" w:date="2026-04-07T10:55:00Z">
              <w:r w:rsidRPr="00EF5883">
                <w:t>7</w:t>
              </w:r>
            </w:ins>
          </w:p>
        </w:tc>
        <w:tc>
          <w:tcPr>
            <w:tcW w:w="0" w:type="auto"/>
            <w:hideMark/>
            <w:tcPrChange w:id="2326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C5B3760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27" w:author="Jason Huang" w:date="2026-04-07T10:55:00Z"/>
                <w:rFonts w:hint="eastAsia"/>
              </w:rPr>
            </w:pPr>
            <w:ins w:id="2328" w:author="Jason Huang" w:date="2026-04-07T10:55:00Z">
              <w:r w:rsidRPr="00EF5883">
                <w:t>触发规则更新建议（或手动更新）</w:t>
              </w:r>
            </w:ins>
          </w:p>
        </w:tc>
        <w:tc>
          <w:tcPr>
            <w:tcW w:w="0" w:type="auto"/>
            <w:hideMark/>
            <w:tcPrChange w:id="2329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268577C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30" w:author="Jason Huang" w:date="2026-04-07T10:55:00Z"/>
                <w:rFonts w:hint="eastAsia"/>
              </w:rPr>
            </w:pPr>
            <w:ins w:id="2331" w:author="Jason Huang" w:date="2026-04-07T10:55:00Z">
              <w:r w:rsidRPr="00EF5883">
                <w:t>4.7 更新感知规则</w:t>
              </w:r>
            </w:ins>
          </w:p>
        </w:tc>
        <w:tc>
          <w:tcPr>
            <w:tcW w:w="0" w:type="auto"/>
            <w:hideMark/>
            <w:tcPrChange w:id="2332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7F10266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33" w:author="Jason Huang" w:date="2026-04-07T10:55:00Z"/>
                <w:rFonts w:hint="eastAsia"/>
              </w:rPr>
            </w:pPr>
            <w:ins w:id="2334" w:author="Jason Huang" w:date="2026-04-07T10:55:00Z">
              <w:r w:rsidRPr="00EF5883">
                <w:t>输出：规则调整建议</w:t>
              </w:r>
            </w:ins>
          </w:p>
        </w:tc>
      </w:tr>
      <w:tr w:rsidR="00EF5883" w:rsidRPr="00EF5883" w14:paraId="3D39601E" w14:textId="77777777" w:rsidTr="00EF5883">
        <w:trPr>
          <w:ins w:id="2335" w:author="Jason Huang" w:date="2026-04-07T10:55:00Z"/>
          <w:trPrChange w:id="2336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337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23D8A0A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38" w:author="Jason Huang" w:date="2026-04-07T10:55:00Z"/>
                <w:rFonts w:hint="eastAsia"/>
              </w:rPr>
            </w:pPr>
            <w:ins w:id="2339" w:author="Jason Huang" w:date="2026-04-07T10:55:00Z">
              <w:r w:rsidRPr="00EF5883">
                <w:t>8</w:t>
              </w:r>
            </w:ins>
          </w:p>
        </w:tc>
        <w:tc>
          <w:tcPr>
            <w:tcW w:w="0" w:type="auto"/>
            <w:hideMark/>
            <w:tcPrChange w:id="2340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DE570C2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41" w:author="Jason Huang" w:date="2026-04-07T10:55:00Z"/>
                <w:rFonts w:hint="eastAsia"/>
              </w:rPr>
            </w:pPr>
            <w:ins w:id="2342" w:author="Jason Huang" w:date="2026-04-07T10:55:00Z">
              <w:r w:rsidRPr="00EF5883">
                <w:t>触发模型参数更新建议</w:t>
              </w:r>
            </w:ins>
          </w:p>
        </w:tc>
        <w:tc>
          <w:tcPr>
            <w:tcW w:w="0" w:type="auto"/>
            <w:hideMark/>
            <w:tcPrChange w:id="2343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623951F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44" w:author="Jason Huang" w:date="2026-04-07T10:55:00Z"/>
                <w:rFonts w:hint="eastAsia"/>
              </w:rPr>
            </w:pPr>
            <w:ins w:id="2345" w:author="Jason Huang" w:date="2026-04-07T10:55:00Z">
              <w:r w:rsidRPr="00EF5883">
                <w:t>4.8 更新传导参数</w:t>
              </w:r>
            </w:ins>
          </w:p>
        </w:tc>
        <w:tc>
          <w:tcPr>
            <w:tcW w:w="0" w:type="auto"/>
            <w:hideMark/>
            <w:tcPrChange w:id="2346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E1CAD83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47" w:author="Jason Huang" w:date="2026-04-07T10:55:00Z"/>
                <w:rFonts w:hint="eastAsia"/>
              </w:rPr>
            </w:pPr>
            <w:ins w:id="2348" w:author="Jason Huang" w:date="2026-04-07T10:55:00Z">
              <w:r w:rsidRPr="00EF5883">
                <w:t>输出：参数调整建议</w:t>
              </w:r>
            </w:ins>
          </w:p>
        </w:tc>
      </w:tr>
      <w:tr w:rsidR="00EF5883" w:rsidRPr="00EF5883" w14:paraId="1484AC40" w14:textId="77777777" w:rsidTr="00EF5883">
        <w:trPr>
          <w:ins w:id="2349" w:author="Jason Huang" w:date="2026-04-07T10:55:00Z"/>
          <w:trPrChange w:id="2350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351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D293D75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52" w:author="Jason Huang" w:date="2026-04-07T10:55:00Z"/>
                <w:rFonts w:hint="eastAsia"/>
              </w:rPr>
            </w:pPr>
            <w:ins w:id="2353" w:author="Jason Huang" w:date="2026-04-07T10:55:00Z">
              <w:r w:rsidRPr="00EF5883">
                <w:t>9</w:t>
              </w:r>
            </w:ins>
          </w:p>
        </w:tc>
        <w:tc>
          <w:tcPr>
            <w:tcW w:w="0" w:type="auto"/>
            <w:hideMark/>
            <w:tcPrChange w:id="2354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2279430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55" w:author="Jason Huang" w:date="2026-04-07T10:55:00Z"/>
                <w:rFonts w:hint="eastAsia"/>
              </w:rPr>
            </w:pPr>
            <w:ins w:id="2356" w:author="Jason Huang" w:date="2026-04-07T10:55:00Z">
              <w:r w:rsidRPr="00EF5883">
                <w:t>审阅或更新响应模板</w:t>
              </w:r>
            </w:ins>
          </w:p>
        </w:tc>
        <w:tc>
          <w:tcPr>
            <w:tcW w:w="0" w:type="auto"/>
            <w:hideMark/>
            <w:tcPrChange w:id="2357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36CB162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58" w:author="Jason Huang" w:date="2026-04-07T10:55:00Z"/>
                <w:rFonts w:hint="eastAsia"/>
              </w:rPr>
            </w:pPr>
            <w:ins w:id="2359" w:author="Jason Huang" w:date="2026-04-07T10:55:00Z">
              <w:r w:rsidRPr="00EF5883">
                <w:t>4.9 更新响应模板</w:t>
              </w:r>
            </w:ins>
          </w:p>
        </w:tc>
        <w:tc>
          <w:tcPr>
            <w:tcW w:w="0" w:type="auto"/>
            <w:hideMark/>
            <w:tcPrChange w:id="2360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BDDBC11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61" w:author="Jason Huang" w:date="2026-04-07T10:55:00Z"/>
                <w:rFonts w:hint="eastAsia"/>
              </w:rPr>
            </w:pPr>
            <w:ins w:id="2362" w:author="Jason Huang" w:date="2026-04-07T10:55:00Z">
              <w:r w:rsidRPr="00EF5883">
                <w:t>输出：模板草稿</w:t>
              </w:r>
            </w:ins>
          </w:p>
        </w:tc>
      </w:tr>
      <w:tr w:rsidR="00EF5883" w:rsidRPr="00EF5883" w14:paraId="0AE592EA" w14:textId="77777777" w:rsidTr="00EF5883">
        <w:trPr>
          <w:ins w:id="2363" w:author="Jason Huang" w:date="2026-04-07T10:55:00Z"/>
          <w:trPrChange w:id="2364" w:author="Jason Huang" w:date="2026-04-07T10:55:00Z" w16du:dateUtc="2026-04-07T02:55:00Z">
            <w:trPr>
              <w:gridBefore w:val="1"/>
            </w:trPr>
          </w:trPrChange>
        </w:trPr>
        <w:tc>
          <w:tcPr>
            <w:tcW w:w="0" w:type="auto"/>
            <w:hideMark/>
            <w:tcPrChange w:id="2365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0D0BF15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66" w:author="Jason Huang" w:date="2026-04-07T10:55:00Z"/>
                <w:rFonts w:hint="eastAsia"/>
              </w:rPr>
            </w:pPr>
            <w:ins w:id="2367" w:author="Jason Huang" w:date="2026-04-07T10:55:00Z">
              <w:r w:rsidRPr="00EF5883">
                <w:t>10</w:t>
              </w:r>
            </w:ins>
          </w:p>
        </w:tc>
        <w:tc>
          <w:tcPr>
            <w:tcW w:w="0" w:type="auto"/>
            <w:hideMark/>
            <w:tcPrChange w:id="2368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33F6C6F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69" w:author="Jason Huang" w:date="2026-04-07T10:55:00Z"/>
                <w:rFonts w:hint="eastAsia"/>
              </w:rPr>
            </w:pPr>
            <w:ins w:id="2370" w:author="Jason Huang" w:date="2026-04-07T10:55:00Z">
              <w:r w:rsidRPr="00EF5883">
                <w:t>确认闭环反馈已生效</w:t>
              </w:r>
            </w:ins>
          </w:p>
        </w:tc>
        <w:tc>
          <w:tcPr>
            <w:tcW w:w="0" w:type="auto"/>
            <w:hideMark/>
            <w:tcPrChange w:id="2371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32FB610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72" w:author="Jason Huang" w:date="2026-04-07T10:55:00Z"/>
                <w:rFonts w:hint="eastAsia"/>
              </w:rPr>
            </w:pPr>
            <w:ins w:id="2373" w:author="Jason Huang" w:date="2026-04-07T10:55:00Z">
              <w:r w:rsidRPr="00EF5883">
                <w:t>4.10 形成闭环反馈</w:t>
              </w:r>
            </w:ins>
          </w:p>
        </w:tc>
        <w:tc>
          <w:tcPr>
            <w:tcW w:w="0" w:type="auto"/>
            <w:hideMark/>
            <w:tcPrChange w:id="2374" w:author="Jason Huang" w:date="2026-04-07T10:55:00Z" w16du:dateUtc="2026-04-07T02:55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868788C" w14:textId="77777777" w:rsidR="00EF5883" w:rsidRPr="00EF5883" w:rsidRDefault="00EF5883" w:rsidP="00EF5883">
            <w:pPr>
              <w:spacing w:before="240" w:after="120" w:line="288" w:lineRule="auto"/>
              <w:outlineLvl w:val="4"/>
              <w:rPr>
                <w:ins w:id="2375" w:author="Jason Huang" w:date="2026-04-07T10:55:00Z"/>
                <w:rFonts w:hint="eastAsia"/>
              </w:rPr>
            </w:pPr>
            <w:ins w:id="2376" w:author="Jason Huang" w:date="2026-04-07T10:55:00Z">
              <w:r w:rsidRPr="00EF5883">
                <w:t>—</w:t>
              </w:r>
            </w:ins>
          </w:p>
        </w:tc>
      </w:tr>
    </w:tbl>
    <w:p w14:paraId="1B1CC607" w14:textId="77777777" w:rsidR="00EF5883" w:rsidRDefault="00EF5883" w:rsidP="001E57E0">
      <w:pPr>
        <w:spacing w:before="240" w:after="120" w:line="288" w:lineRule="auto"/>
        <w:outlineLvl w:val="4"/>
        <w:rPr>
          <w:ins w:id="2377" w:author="Jason Huang" w:date="2026-04-07T10:55:00Z" w16du:dateUtc="2026-04-07T02:55:00Z"/>
          <w:rFonts w:hint="eastAsia"/>
        </w:rPr>
      </w:pPr>
    </w:p>
    <w:p w14:paraId="215EF1B6" w14:textId="2EF7DCF8" w:rsidR="001E57E0" w:rsidRDefault="001E57E0" w:rsidP="001E57E0">
      <w:pPr>
        <w:spacing w:before="240" w:after="120" w:line="288" w:lineRule="auto"/>
        <w:outlineLvl w:val="4"/>
        <w:rPr>
          <w:ins w:id="2378" w:author="Jason Huang" w:date="2026-04-07T10:55:00Z" w16du:dateUtc="2026-04-07T02:55:00Z"/>
          <w:rFonts w:hint="eastAsia"/>
        </w:rPr>
      </w:pPr>
      <w:ins w:id="2379" w:author="Jason Huang" w:date="2026-04-07T10:55:00Z" w16du:dateUtc="2026-04-07T02:55:00Z">
        <w:r>
          <w:rPr>
            <w:rFonts w:ascii="Arial" w:eastAsia="DengXian" w:hAnsi="Arial" w:cs="Arial"/>
            <w:b/>
            <w:sz w:val="24"/>
          </w:rPr>
          <w:t>5.1.2.</w:t>
        </w:r>
        <w:r>
          <w:rPr>
            <w:rFonts w:ascii="Arial" w:eastAsia="DengXian" w:hAnsi="Arial" w:cs="Arial" w:hint="eastAsia"/>
            <w:b/>
            <w:sz w:val="24"/>
          </w:rPr>
          <w:t>6</w:t>
        </w:r>
        <w:r>
          <w:rPr>
            <w:rFonts w:ascii="Arial" w:eastAsia="DengXian" w:hAnsi="Arial" w:cs="Arial"/>
            <w:b/>
            <w:sz w:val="24"/>
          </w:rPr>
          <w:t xml:space="preserve"> </w:t>
        </w:r>
        <w:r w:rsidR="004D56F2" w:rsidRPr="004D56F2">
          <w:rPr>
            <w:rFonts w:ascii="Arial" w:eastAsia="DengXian" w:hAnsi="Arial" w:cs="Arial" w:hint="eastAsia"/>
            <w:b/>
            <w:sz w:val="24"/>
          </w:rPr>
          <w:t>系统管理员</w:t>
        </w:r>
        <w:r>
          <w:rPr>
            <w:rFonts w:ascii="Arial" w:eastAsia="DengXian" w:hAnsi="Arial" w:cs="Arial"/>
            <w:b/>
            <w:sz w:val="24"/>
          </w:rPr>
          <w:t>用户流程</w:t>
        </w:r>
      </w:ins>
    </w:p>
    <w:tbl>
      <w:tblPr>
        <w:tblStyle w:val="af0"/>
        <w:tblW w:w="11280" w:type="dxa"/>
        <w:tblLook w:val="04A0" w:firstRow="1" w:lastRow="0" w:firstColumn="1" w:lastColumn="0" w:noHBand="0" w:noVBand="1"/>
        <w:tblPrChange w:id="2380" w:author="Jason Huang" w:date="2026-04-07T10:56:00Z" w16du:dateUtc="2026-04-07T02:56:00Z">
          <w:tblPr>
            <w:tblW w:w="11280" w:type="dxa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24"/>
        <w:gridCol w:w="4646"/>
        <w:gridCol w:w="5710"/>
        <w:tblGridChange w:id="2381">
          <w:tblGrid>
            <w:gridCol w:w="324"/>
            <w:gridCol w:w="600"/>
            <w:gridCol w:w="323"/>
            <w:gridCol w:w="4323"/>
            <w:gridCol w:w="506"/>
            <w:gridCol w:w="5204"/>
            <w:gridCol w:w="324"/>
          </w:tblGrid>
        </w:tblGridChange>
      </w:tblGrid>
      <w:tr w:rsidR="00E51851" w:rsidRPr="00E51851" w14:paraId="7B23A570" w14:textId="77777777" w:rsidTr="00E51851">
        <w:trPr>
          <w:ins w:id="2382" w:author="Jason Huang" w:date="2026-04-07T10:56:00Z"/>
          <w:trPrChange w:id="2383" w:author="Jason Huang" w:date="2026-04-07T10:56:00Z" w16du:dateUtc="2026-04-07T02:56:00Z">
            <w:trPr>
              <w:gridBefore w:val="1"/>
              <w:tblHeader/>
            </w:trPr>
          </w:trPrChange>
        </w:trPr>
        <w:tc>
          <w:tcPr>
            <w:tcW w:w="0" w:type="auto"/>
            <w:hideMark/>
            <w:tcPrChange w:id="2384" w:author="Jason Huang" w:date="2026-04-07T10:56:00Z" w16du:dateUtc="2026-04-07T02:56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AE8C103" w14:textId="77777777" w:rsidR="00E51851" w:rsidRPr="00E51851" w:rsidRDefault="00E51851" w:rsidP="00E51851">
            <w:pPr>
              <w:spacing w:before="120" w:after="120" w:line="288" w:lineRule="auto"/>
              <w:rPr>
                <w:ins w:id="2385" w:author="Jason Huang" w:date="2026-04-07T10:56:00Z"/>
                <w:rFonts w:hint="eastAsia"/>
              </w:rPr>
            </w:pPr>
            <w:ins w:id="2386" w:author="Jason Huang" w:date="2026-04-07T10:56:00Z">
              <w:r w:rsidRPr="00E51851">
                <w:t>步骤</w:t>
              </w:r>
            </w:ins>
          </w:p>
        </w:tc>
        <w:tc>
          <w:tcPr>
            <w:tcW w:w="0" w:type="auto"/>
            <w:hideMark/>
            <w:tcPrChange w:id="2387" w:author="Jason Huang" w:date="2026-04-07T10:56:00Z" w16du:dateUtc="2026-04-07T02:56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E4166B6" w14:textId="77777777" w:rsidR="00E51851" w:rsidRPr="00E51851" w:rsidRDefault="00E51851" w:rsidP="00E51851">
            <w:pPr>
              <w:spacing w:before="120" w:after="120" w:line="288" w:lineRule="auto"/>
              <w:rPr>
                <w:ins w:id="2388" w:author="Jason Huang" w:date="2026-04-07T10:56:00Z"/>
                <w:rFonts w:hint="eastAsia"/>
              </w:rPr>
            </w:pPr>
            <w:ins w:id="2389" w:author="Jason Huang" w:date="2026-04-07T10:56:00Z">
              <w:r w:rsidRPr="00E51851">
                <w:t>操作</w:t>
              </w:r>
            </w:ins>
          </w:p>
        </w:tc>
        <w:tc>
          <w:tcPr>
            <w:tcW w:w="0" w:type="auto"/>
            <w:hideMark/>
            <w:tcPrChange w:id="2390" w:author="Jason Huang" w:date="2026-04-07T10:56:00Z" w16du:dateUtc="2026-04-07T02:56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E0E06B1" w14:textId="77777777" w:rsidR="00E51851" w:rsidRPr="00E51851" w:rsidRDefault="00E51851" w:rsidP="00E51851">
            <w:pPr>
              <w:spacing w:before="120" w:after="120" w:line="288" w:lineRule="auto"/>
              <w:rPr>
                <w:ins w:id="2391" w:author="Jason Huang" w:date="2026-04-07T10:56:00Z"/>
                <w:rFonts w:hint="eastAsia"/>
              </w:rPr>
            </w:pPr>
            <w:ins w:id="2392" w:author="Jason Huang" w:date="2026-04-07T10:56:00Z">
              <w:r w:rsidRPr="00E51851">
                <w:t>说明</w:t>
              </w:r>
            </w:ins>
          </w:p>
        </w:tc>
      </w:tr>
      <w:tr w:rsidR="00E51851" w:rsidRPr="00E51851" w14:paraId="2F50844B" w14:textId="77777777" w:rsidTr="00E51851">
        <w:trPr>
          <w:ins w:id="2393" w:author="Jason Huang" w:date="2026-04-07T10:56:00Z"/>
          <w:trPrChange w:id="2394" w:author="Jason Huang" w:date="2026-04-07T10:56:00Z" w16du:dateUtc="2026-04-07T02:56:00Z">
            <w:trPr>
              <w:gridBefore w:val="1"/>
            </w:trPr>
          </w:trPrChange>
        </w:trPr>
        <w:tc>
          <w:tcPr>
            <w:tcW w:w="0" w:type="auto"/>
            <w:hideMark/>
            <w:tcPrChange w:id="2395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18EC4AF" w14:textId="77777777" w:rsidR="00E51851" w:rsidRPr="00E51851" w:rsidRDefault="00E51851" w:rsidP="00E51851">
            <w:pPr>
              <w:spacing w:before="120" w:after="120" w:line="288" w:lineRule="auto"/>
              <w:rPr>
                <w:ins w:id="2396" w:author="Jason Huang" w:date="2026-04-07T10:56:00Z"/>
                <w:rFonts w:hint="eastAsia"/>
              </w:rPr>
            </w:pPr>
            <w:ins w:id="2397" w:author="Jason Huang" w:date="2026-04-07T10:56:00Z">
              <w:r w:rsidRPr="00E51851">
                <w:t>1</w:t>
              </w:r>
            </w:ins>
          </w:p>
        </w:tc>
        <w:tc>
          <w:tcPr>
            <w:tcW w:w="0" w:type="auto"/>
            <w:hideMark/>
            <w:tcPrChange w:id="2398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D1C1EF3" w14:textId="77777777" w:rsidR="00E51851" w:rsidRPr="00E51851" w:rsidRDefault="00E51851" w:rsidP="00E51851">
            <w:pPr>
              <w:spacing w:before="120" w:after="120" w:line="288" w:lineRule="auto"/>
              <w:rPr>
                <w:ins w:id="2399" w:author="Jason Huang" w:date="2026-04-07T10:56:00Z"/>
                <w:rFonts w:hint="eastAsia"/>
              </w:rPr>
            </w:pPr>
            <w:ins w:id="2400" w:author="Jason Huang" w:date="2026-04-07T10:56:00Z">
              <w:r w:rsidRPr="00E51851">
                <w:t>配置用户角色与权限</w:t>
              </w:r>
            </w:ins>
          </w:p>
        </w:tc>
        <w:tc>
          <w:tcPr>
            <w:tcW w:w="0" w:type="auto"/>
            <w:hideMark/>
            <w:tcPrChange w:id="2401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ADC4504" w14:textId="77777777" w:rsidR="00E51851" w:rsidRPr="00E51851" w:rsidRDefault="00E51851" w:rsidP="00E51851">
            <w:pPr>
              <w:spacing w:before="120" w:after="120" w:line="288" w:lineRule="auto"/>
              <w:rPr>
                <w:ins w:id="2402" w:author="Jason Huang" w:date="2026-04-07T10:56:00Z"/>
                <w:rFonts w:hint="eastAsia"/>
              </w:rPr>
            </w:pPr>
            <w:ins w:id="2403" w:author="Jason Huang" w:date="2026-04-07T10:56:00Z">
              <w:r w:rsidRPr="00E51851">
                <w:t>控制谁能看/编辑/审批哪些模块</w:t>
              </w:r>
            </w:ins>
          </w:p>
        </w:tc>
      </w:tr>
      <w:tr w:rsidR="00E51851" w:rsidRPr="00E51851" w14:paraId="5D2A7CED" w14:textId="77777777" w:rsidTr="00E51851">
        <w:trPr>
          <w:ins w:id="2404" w:author="Jason Huang" w:date="2026-04-07T10:56:00Z"/>
          <w:trPrChange w:id="2405" w:author="Jason Huang" w:date="2026-04-07T10:56:00Z" w16du:dateUtc="2026-04-07T02:56:00Z">
            <w:trPr>
              <w:gridBefore w:val="1"/>
            </w:trPr>
          </w:trPrChange>
        </w:trPr>
        <w:tc>
          <w:tcPr>
            <w:tcW w:w="0" w:type="auto"/>
            <w:hideMark/>
            <w:tcPrChange w:id="2406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EF002EB" w14:textId="77777777" w:rsidR="00E51851" w:rsidRPr="00E51851" w:rsidRDefault="00E51851" w:rsidP="00E51851">
            <w:pPr>
              <w:spacing w:before="120" w:after="120" w:line="288" w:lineRule="auto"/>
              <w:rPr>
                <w:ins w:id="2407" w:author="Jason Huang" w:date="2026-04-07T10:56:00Z"/>
                <w:rFonts w:hint="eastAsia"/>
              </w:rPr>
            </w:pPr>
            <w:ins w:id="2408" w:author="Jason Huang" w:date="2026-04-07T10:56:00Z">
              <w:r w:rsidRPr="00E51851">
                <w:t>2</w:t>
              </w:r>
            </w:ins>
          </w:p>
        </w:tc>
        <w:tc>
          <w:tcPr>
            <w:tcW w:w="0" w:type="auto"/>
            <w:hideMark/>
            <w:tcPrChange w:id="2409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8ACCAC3" w14:textId="77777777" w:rsidR="00E51851" w:rsidRPr="00E51851" w:rsidRDefault="00E51851" w:rsidP="00E51851">
            <w:pPr>
              <w:spacing w:before="120" w:after="120" w:line="288" w:lineRule="auto"/>
              <w:rPr>
                <w:ins w:id="2410" w:author="Jason Huang" w:date="2026-04-07T10:56:00Z"/>
                <w:rFonts w:hint="eastAsia"/>
              </w:rPr>
            </w:pPr>
            <w:ins w:id="2411" w:author="Jason Huang" w:date="2026-04-07T10:56:00Z">
              <w:r w:rsidRPr="00E51851">
                <w:t>维护供应链主数据接口</w:t>
              </w:r>
            </w:ins>
          </w:p>
        </w:tc>
        <w:tc>
          <w:tcPr>
            <w:tcW w:w="0" w:type="auto"/>
            <w:hideMark/>
            <w:tcPrChange w:id="2412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7EB6911" w14:textId="77777777" w:rsidR="00E51851" w:rsidRPr="00E51851" w:rsidRDefault="00E51851" w:rsidP="00E51851">
            <w:pPr>
              <w:spacing w:before="120" w:after="120" w:line="288" w:lineRule="auto"/>
              <w:rPr>
                <w:ins w:id="2413" w:author="Jason Huang" w:date="2026-04-07T10:56:00Z"/>
                <w:rFonts w:hint="eastAsia"/>
              </w:rPr>
            </w:pPr>
            <w:ins w:id="2414" w:author="Jason Huang" w:date="2026-04-07T10:56:00Z">
              <w:r w:rsidRPr="00E51851">
                <w:t>确保BOM、工厂、仓库等数据自动同步</w:t>
              </w:r>
            </w:ins>
          </w:p>
        </w:tc>
      </w:tr>
      <w:tr w:rsidR="00E51851" w:rsidRPr="00E51851" w14:paraId="32603F98" w14:textId="77777777" w:rsidTr="00E51851">
        <w:trPr>
          <w:ins w:id="2415" w:author="Jason Huang" w:date="2026-04-07T10:56:00Z"/>
          <w:trPrChange w:id="2416" w:author="Jason Huang" w:date="2026-04-07T10:56:00Z" w16du:dateUtc="2026-04-07T02:56:00Z">
            <w:trPr>
              <w:gridBefore w:val="1"/>
            </w:trPr>
          </w:trPrChange>
        </w:trPr>
        <w:tc>
          <w:tcPr>
            <w:tcW w:w="0" w:type="auto"/>
            <w:hideMark/>
            <w:tcPrChange w:id="2417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2078270" w14:textId="77777777" w:rsidR="00E51851" w:rsidRPr="00E51851" w:rsidRDefault="00E51851" w:rsidP="00E51851">
            <w:pPr>
              <w:spacing w:before="120" w:after="120" w:line="288" w:lineRule="auto"/>
              <w:rPr>
                <w:ins w:id="2418" w:author="Jason Huang" w:date="2026-04-07T10:56:00Z"/>
                <w:rFonts w:hint="eastAsia"/>
              </w:rPr>
            </w:pPr>
            <w:ins w:id="2419" w:author="Jason Huang" w:date="2026-04-07T10:56:00Z">
              <w:r w:rsidRPr="00E51851">
                <w:lastRenderedPageBreak/>
                <w:t>3</w:t>
              </w:r>
            </w:ins>
          </w:p>
        </w:tc>
        <w:tc>
          <w:tcPr>
            <w:tcW w:w="0" w:type="auto"/>
            <w:hideMark/>
            <w:tcPrChange w:id="2420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23E392" w14:textId="77777777" w:rsidR="00E51851" w:rsidRPr="00E51851" w:rsidRDefault="00E51851" w:rsidP="00E51851">
            <w:pPr>
              <w:spacing w:before="120" w:after="120" w:line="288" w:lineRule="auto"/>
              <w:rPr>
                <w:ins w:id="2421" w:author="Jason Huang" w:date="2026-04-07T10:56:00Z"/>
                <w:rFonts w:hint="eastAsia"/>
              </w:rPr>
            </w:pPr>
            <w:ins w:id="2422" w:author="Jason Huang" w:date="2026-04-07T10:56:00Z">
              <w:r w:rsidRPr="00E51851">
                <w:t>配置外部数据源（API）</w:t>
              </w:r>
            </w:ins>
          </w:p>
        </w:tc>
        <w:tc>
          <w:tcPr>
            <w:tcW w:w="0" w:type="auto"/>
            <w:hideMark/>
            <w:tcPrChange w:id="2423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CDE2C8F" w14:textId="77777777" w:rsidR="00E51851" w:rsidRPr="00E51851" w:rsidRDefault="00E51851" w:rsidP="00E51851">
            <w:pPr>
              <w:spacing w:before="120" w:after="120" w:line="288" w:lineRule="auto"/>
              <w:rPr>
                <w:ins w:id="2424" w:author="Jason Huang" w:date="2026-04-07T10:56:00Z"/>
                <w:rFonts w:hint="eastAsia"/>
              </w:rPr>
            </w:pPr>
            <w:ins w:id="2425" w:author="Jason Huang" w:date="2026-04-07T10:56:00Z">
              <w:r w:rsidRPr="00E51851">
                <w:t>如天气预报、新闻API、海关数据</w:t>
              </w:r>
            </w:ins>
          </w:p>
        </w:tc>
      </w:tr>
      <w:tr w:rsidR="00E51851" w:rsidRPr="00E51851" w14:paraId="5742CFF2" w14:textId="77777777" w:rsidTr="00E51851">
        <w:trPr>
          <w:ins w:id="2426" w:author="Jason Huang" w:date="2026-04-07T10:56:00Z"/>
          <w:trPrChange w:id="2427" w:author="Jason Huang" w:date="2026-04-07T10:56:00Z" w16du:dateUtc="2026-04-07T02:56:00Z">
            <w:trPr>
              <w:gridBefore w:val="1"/>
            </w:trPr>
          </w:trPrChange>
        </w:trPr>
        <w:tc>
          <w:tcPr>
            <w:tcW w:w="0" w:type="auto"/>
            <w:hideMark/>
            <w:tcPrChange w:id="2428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174754C" w14:textId="77777777" w:rsidR="00E51851" w:rsidRPr="00E51851" w:rsidRDefault="00E51851" w:rsidP="00E51851">
            <w:pPr>
              <w:spacing w:before="120" w:after="120" w:line="288" w:lineRule="auto"/>
              <w:rPr>
                <w:ins w:id="2429" w:author="Jason Huang" w:date="2026-04-07T10:56:00Z"/>
                <w:rFonts w:hint="eastAsia"/>
              </w:rPr>
            </w:pPr>
            <w:ins w:id="2430" w:author="Jason Huang" w:date="2026-04-07T10:56:00Z">
              <w:r w:rsidRPr="00E51851">
                <w:t>4</w:t>
              </w:r>
            </w:ins>
          </w:p>
        </w:tc>
        <w:tc>
          <w:tcPr>
            <w:tcW w:w="0" w:type="auto"/>
            <w:hideMark/>
            <w:tcPrChange w:id="2431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BC4BE99" w14:textId="77777777" w:rsidR="00E51851" w:rsidRPr="00E51851" w:rsidRDefault="00E51851" w:rsidP="00E51851">
            <w:pPr>
              <w:spacing w:before="120" w:after="120" w:line="288" w:lineRule="auto"/>
              <w:rPr>
                <w:ins w:id="2432" w:author="Jason Huang" w:date="2026-04-07T10:56:00Z"/>
                <w:rFonts w:hint="eastAsia"/>
              </w:rPr>
            </w:pPr>
            <w:ins w:id="2433" w:author="Jason Huang" w:date="2026-04-07T10:56:00Z">
              <w:r w:rsidRPr="00E51851">
                <w:t>根据复盘建议更新传导模型参数</w:t>
              </w:r>
            </w:ins>
          </w:p>
        </w:tc>
        <w:tc>
          <w:tcPr>
            <w:tcW w:w="0" w:type="auto"/>
            <w:hideMark/>
            <w:tcPrChange w:id="2434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5D0D331" w14:textId="77777777" w:rsidR="00E51851" w:rsidRPr="00E51851" w:rsidRDefault="00E51851" w:rsidP="00E51851">
            <w:pPr>
              <w:spacing w:before="120" w:after="120" w:line="288" w:lineRule="auto"/>
              <w:rPr>
                <w:ins w:id="2435" w:author="Jason Huang" w:date="2026-04-07T10:56:00Z"/>
                <w:rFonts w:hint="eastAsia"/>
              </w:rPr>
            </w:pPr>
            <w:ins w:id="2436" w:author="Jason Huang" w:date="2026-04-07T10:56:00Z">
              <w:r w:rsidRPr="00E51851">
                <w:t>修改规则引擎中的系数</w:t>
              </w:r>
            </w:ins>
          </w:p>
        </w:tc>
      </w:tr>
      <w:tr w:rsidR="00E51851" w:rsidRPr="00E51851" w14:paraId="08AF91CA" w14:textId="77777777" w:rsidTr="00E51851">
        <w:trPr>
          <w:ins w:id="2437" w:author="Jason Huang" w:date="2026-04-07T10:56:00Z"/>
          <w:trPrChange w:id="2438" w:author="Jason Huang" w:date="2026-04-07T10:56:00Z" w16du:dateUtc="2026-04-07T02:56:00Z">
            <w:trPr>
              <w:gridBefore w:val="1"/>
            </w:trPr>
          </w:trPrChange>
        </w:trPr>
        <w:tc>
          <w:tcPr>
            <w:tcW w:w="0" w:type="auto"/>
            <w:hideMark/>
            <w:tcPrChange w:id="2439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9306C41" w14:textId="77777777" w:rsidR="00E51851" w:rsidRPr="00E51851" w:rsidRDefault="00E51851" w:rsidP="00E51851">
            <w:pPr>
              <w:spacing w:before="120" w:after="120" w:line="288" w:lineRule="auto"/>
              <w:rPr>
                <w:ins w:id="2440" w:author="Jason Huang" w:date="2026-04-07T10:56:00Z"/>
                <w:rFonts w:hint="eastAsia"/>
              </w:rPr>
            </w:pPr>
            <w:ins w:id="2441" w:author="Jason Huang" w:date="2026-04-07T10:56:00Z">
              <w:r w:rsidRPr="00E51851">
                <w:t>5</w:t>
              </w:r>
            </w:ins>
          </w:p>
        </w:tc>
        <w:tc>
          <w:tcPr>
            <w:tcW w:w="0" w:type="auto"/>
            <w:hideMark/>
            <w:tcPrChange w:id="2442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1B5BE53" w14:textId="77777777" w:rsidR="00E51851" w:rsidRPr="00E51851" w:rsidRDefault="00E51851" w:rsidP="00E51851">
            <w:pPr>
              <w:spacing w:before="120" w:after="120" w:line="288" w:lineRule="auto"/>
              <w:rPr>
                <w:ins w:id="2443" w:author="Jason Huang" w:date="2026-04-07T10:56:00Z"/>
                <w:rFonts w:hint="eastAsia"/>
              </w:rPr>
            </w:pPr>
            <w:ins w:id="2444" w:author="Jason Huang" w:date="2026-04-07T10:56:00Z">
              <w:r w:rsidRPr="00E51851">
                <w:t>维护响应模板库</w:t>
              </w:r>
            </w:ins>
          </w:p>
        </w:tc>
        <w:tc>
          <w:tcPr>
            <w:tcW w:w="0" w:type="auto"/>
            <w:hideMark/>
            <w:tcPrChange w:id="2445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4533F49" w14:textId="77777777" w:rsidR="00E51851" w:rsidRPr="00E51851" w:rsidRDefault="00E51851" w:rsidP="00E51851">
            <w:pPr>
              <w:spacing w:before="120" w:after="120" w:line="288" w:lineRule="auto"/>
              <w:rPr>
                <w:ins w:id="2446" w:author="Jason Huang" w:date="2026-04-07T10:56:00Z"/>
                <w:rFonts w:hint="eastAsia"/>
              </w:rPr>
            </w:pPr>
            <w:ins w:id="2447" w:author="Jason Huang" w:date="2026-04-07T10:56:00Z">
              <w:r w:rsidRPr="00E51851">
                <w:t>新增/修改/停用模板</w:t>
              </w:r>
            </w:ins>
          </w:p>
        </w:tc>
      </w:tr>
      <w:tr w:rsidR="00E51851" w:rsidRPr="00E51851" w14:paraId="58CB4304" w14:textId="77777777" w:rsidTr="00E51851">
        <w:trPr>
          <w:ins w:id="2448" w:author="Jason Huang" w:date="2026-04-07T10:56:00Z"/>
          <w:trPrChange w:id="2449" w:author="Jason Huang" w:date="2026-04-07T10:56:00Z" w16du:dateUtc="2026-04-07T02:56:00Z">
            <w:trPr>
              <w:gridBefore w:val="1"/>
            </w:trPr>
          </w:trPrChange>
        </w:trPr>
        <w:tc>
          <w:tcPr>
            <w:tcW w:w="0" w:type="auto"/>
            <w:hideMark/>
            <w:tcPrChange w:id="2450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278A3AF" w14:textId="77777777" w:rsidR="00E51851" w:rsidRPr="00E51851" w:rsidRDefault="00E51851" w:rsidP="00E51851">
            <w:pPr>
              <w:spacing w:before="120" w:after="120" w:line="288" w:lineRule="auto"/>
              <w:rPr>
                <w:ins w:id="2451" w:author="Jason Huang" w:date="2026-04-07T10:56:00Z"/>
                <w:rFonts w:hint="eastAsia"/>
              </w:rPr>
            </w:pPr>
            <w:ins w:id="2452" w:author="Jason Huang" w:date="2026-04-07T10:56:00Z">
              <w:r w:rsidRPr="00E51851">
                <w:t>6</w:t>
              </w:r>
            </w:ins>
          </w:p>
        </w:tc>
        <w:tc>
          <w:tcPr>
            <w:tcW w:w="0" w:type="auto"/>
            <w:hideMark/>
            <w:tcPrChange w:id="2453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92C5E57" w14:textId="77777777" w:rsidR="00E51851" w:rsidRPr="00E51851" w:rsidRDefault="00E51851" w:rsidP="00E51851">
            <w:pPr>
              <w:spacing w:before="120" w:after="120" w:line="288" w:lineRule="auto"/>
              <w:rPr>
                <w:ins w:id="2454" w:author="Jason Huang" w:date="2026-04-07T10:56:00Z"/>
                <w:rFonts w:hint="eastAsia"/>
              </w:rPr>
            </w:pPr>
            <w:ins w:id="2455" w:author="Jason Huang" w:date="2026-04-07T10:56:00Z">
              <w:r w:rsidRPr="00E51851">
                <w:t>监控系统运行状态</w:t>
              </w:r>
            </w:ins>
          </w:p>
        </w:tc>
        <w:tc>
          <w:tcPr>
            <w:tcW w:w="0" w:type="auto"/>
            <w:hideMark/>
            <w:tcPrChange w:id="2456" w:author="Jason Huang" w:date="2026-04-07T10:56:00Z" w16du:dateUtc="2026-04-07T02:56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62C33C8" w14:textId="77777777" w:rsidR="00E51851" w:rsidRPr="00E51851" w:rsidRDefault="00E51851" w:rsidP="00E51851">
            <w:pPr>
              <w:spacing w:before="120" w:after="120" w:line="288" w:lineRule="auto"/>
              <w:rPr>
                <w:ins w:id="2457" w:author="Jason Huang" w:date="2026-04-07T10:56:00Z"/>
                <w:rFonts w:hint="eastAsia"/>
              </w:rPr>
            </w:pPr>
            <w:ins w:id="2458" w:author="Jason Huang" w:date="2026-04-07T10:56:00Z">
              <w:r w:rsidRPr="00E51851">
                <w:t>确保模拟计算、看板通知等功能正常</w:t>
              </w:r>
            </w:ins>
          </w:p>
        </w:tc>
      </w:tr>
    </w:tbl>
    <w:p w14:paraId="2A1341FA" w14:textId="77777777" w:rsidR="001E57E0" w:rsidRPr="00E51851" w:rsidRDefault="001E57E0">
      <w:pPr>
        <w:spacing w:before="120" w:after="120" w:line="288" w:lineRule="auto"/>
        <w:rPr>
          <w:rFonts w:hint="eastAsia"/>
        </w:rPr>
        <w:pPrChange w:id="2459" w:author="Jason Huang" w:date="2026-04-07T10:54:00Z" w16du:dateUtc="2026-04-07T02:54:00Z">
          <w:pPr>
            <w:numPr>
              <w:numId w:val="400"/>
            </w:numPr>
            <w:spacing w:before="120" w:after="120" w:line="288" w:lineRule="auto"/>
          </w:pPr>
        </w:pPrChange>
      </w:pPr>
    </w:p>
    <w:p w14:paraId="58C3B4F1" w14:textId="77777777" w:rsidR="00474C43" w:rsidRDefault="0059427E">
      <w:pPr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bookmarkStart w:id="2460" w:name="heading_108"/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页面原型</w:t>
      </w:r>
      <w:bookmarkEnd w:id="2460"/>
    </w:p>
    <w:p w14:paraId="6320F357" w14:textId="1B975F88" w:rsidR="00B37EED" w:rsidRDefault="00C44D68" w:rsidP="00147742">
      <w:pPr>
        <w:rPr>
          <w:rFonts w:hint="eastAsia"/>
        </w:rPr>
      </w:pPr>
      <w:r>
        <w:rPr>
          <w:rFonts w:hint="eastAsia"/>
        </w:rPr>
        <w:t>参考《页面原型》、《页面需求列表》、《</w:t>
      </w:r>
      <w:r w:rsidR="00B62CA2">
        <w:rPr>
          <w:rFonts w:hint="eastAsia"/>
        </w:rPr>
        <w:t>样式标准和规范</w:t>
      </w:r>
      <w:r>
        <w:rPr>
          <w:rFonts w:hint="eastAsia"/>
        </w:rPr>
        <w:t>》</w:t>
      </w:r>
    </w:p>
    <w:p w14:paraId="58C3B53A" w14:textId="6928E797" w:rsidR="00474C43" w:rsidRDefault="0059427E" w:rsidP="00D9640D">
      <w:pPr>
        <w:pStyle w:val="1"/>
        <w:rPr>
          <w:rFonts w:hint="eastAsia"/>
        </w:rPr>
      </w:pPr>
      <w:bookmarkStart w:id="2461" w:name="heading_121"/>
      <w:r>
        <w:t>非功能需求</w:t>
      </w:r>
      <w:bookmarkEnd w:id="2461"/>
    </w:p>
    <w:p w14:paraId="58C3B53B" w14:textId="6E86EE04" w:rsidR="00474C43" w:rsidRDefault="0059427E" w:rsidP="00D9640D">
      <w:pPr>
        <w:pStyle w:val="2"/>
        <w:rPr>
          <w:rFonts w:hint="eastAsia"/>
        </w:rPr>
      </w:pPr>
      <w:bookmarkStart w:id="2462" w:name="heading_122"/>
      <w:r>
        <w:t>性能需求</w:t>
      </w:r>
      <w:bookmarkEnd w:id="2462"/>
    </w:p>
    <w:p w14:paraId="58C3B53C" w14:textId="77777777" w:rsidR="00474C43" w:rsidRDefault="0059427E" w:rsidP="00980F6C">
      <w:pPr>
        <w:numPr>
          <w:ilvl w:val="0"/>
          <w:numId w:val="46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响应速度：系统首页加载时间</w:t>
      </w:r>
      <w:r>
        <w:rPr>
          <w:rFonts w:ascii="Arial" w:eastAsia="DengXian" w:hAnsi="Arial" w:cs="Arial"/>
        </w:rPr>
        <w:t>≤3</w:t>
      </w:r>
      <w:r>
        <w:rPr>
          <w:rFonts w:ascii="Arial" w:eastAsia="DengXian" w:hAnsi="Arial" w:cs="Arial"/>
        </w:rPr>
        <w:t>秒，核心功能（风险查询、预警查看、工单操作）响应时间</w:t>
      </w:r>
      <w:r>
        <w:rPr>
          <w:rFonts w:ascii="Arial" w:eastAsia="DengXian" w:hAnsi="Arial" w:cs="Arial"/>
        </w:rPr>
        <w:t>≤3</w:t>
      </w:r>
      <w:r>
        <w:rPr>
          <w:rFonts w:ascii="Arial" w:eastAsia="DengXian" w:hAnsi="Arial" w:cs="Arial"/>
        </w:rPr>
        <w:t>秒，批量操作（批量导入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导出、批量审批）响应时间</w:t>
      </w:r>
      <w:r>
        <w:rPr>
          <w:rFonts w:ascii="Arial" w:eastAsia="DengXian" w:hAnsi="Arial" w:cs="Arial"/>
        </w:rPr>
        <w:t>≤5</w:t>
      </w:r>
      <w:r>
        <w:rPr>
          <w:rFonts w:ascii="Arial" w:eastAsia="DengXian" w:hAnsi="Arial" w:cs="Arial"/>
        </w:rPr>
        <w:t>秒，大数据统计报表生成时间</w:t>
      </w:r>
      <w:r>
        <w:rPr>
          <w:rFonts w:ascii="Arial" w:eastAsia="DengXian" w:hAnsi="Arial" w:cs="Arial"/>
        </w:rPr>
        <w:t>≤10</w:t>
      </w:r>
      <w:r>
        <w:rPr>
          <w:rFonts w:ascii="Arial" w:eastAsia="DengXian" w:hAnsi="Arial" w:cs="Arial"/>
        </w:rPr>
        <w:t>秒。</w:t>
      </w:r>
    </w:p>
    <w:p w14:paraId="58C3B53D" w14:textId="77777777" w:rsidR="00474C43" w:rsidRDefault="0059427E" w:rsidP="00980F6C">
      <w:pPr>
        <w:numPr>
          <w:ilvl w:val="0"/>
          <w:numId w:val="46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并发能力：支持同时在线用户</w:t>
      </w:r>
      <w:r>
        <w:rPr>
          <w:rFonts w:ascii="Arial" w:eastAsia="DengXian" w:hAnsi="Arial" w:cs="Arial"/>
        </w:rPr>
        <w:t>≥200</w:t>
      </w:r>
      <w:r>
        <w:rPr>
          <w:rFonts w:ascii="Arial" w:eastAsia="DengXian" w:hAnsi="Arial" w:cs="Arial"/>
        </w:rPr>
        <w:t>人，同时并发操作（如预警推送、工单分配）</w:t>
      </w:r>
      <w:r>
        <w:rPr>
          <w:rFonts w:ascii="Arial" w:eastAsia="DengXian" w:hAnsi="Arial" w:cs="Arial"/>
        </w:rPr>
        <w:t>≥50</w:t>
      </w:r>
      <w:r>
        <w:rPr>
          <w:rFonts w:ascii="Arial" w:eastAsia="DengXian" w:hAnsi="Arial" w:cs="Arial"/>
        </w:rPr>
        <w:t>笔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秒，采集任务并发</w:t>
      </w:r>
      <w:r>
        <w:rPr>
          <w:rFonts w:ascii="Arial" w:eastAsia="DengXian" w:hAnsi="Arial" w:cs="Arial"/>
        </w:rPr>
        <w:t>≥30</w:t>
      </w:r>
      <w:r>
        <w:rPr>
          <w:rFonts w:ascii="Arial" w:eastAsia="DengXian" w:hAnsi="Arial" w:cs="Arial"/>
        </w:rPr>
        <w:t>个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秒，确保高并发场景下系统稳定运行，无卡顿、无数据丢失。</w:t>
      </w:r>
    </w:p>
    <w:p w14:paraId="58C3B53E" w14:textId="77777777" w:rsidR="00474C43" w:rsidRDefault="0059427E" w:rsidP="00980F6C">
      <w:pPr>
        <w:numPr>
          <w:ilvl w:val="0"/>
          <w:numId w:val="46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数据处理能力：支持每日采集多源风险数据</w:t>
      </w:r>
      <w:r>
        <w:rPr>
          <w:rFonts w:ascii="Arial" w:eastAsia="DengXian" w:hAnsi="Arial" w:cs="Arial"/>
        </w:rPr>
        <w:t>≥10</w:t>
      </w:r>
      <w:r>
        <w:rPr>
          <w:rFonts w:ascii="Arial" w:eastAsia="DengXian" w:hAnsi="Arial" w:cs="Arial"/>
        </w:rPr>
        <w:t>万条，可存储历史风险数据、工单数据、案例数据</w:t>
      </w:r>
      <w:r>
        <w:rPr>
          <w:rFonts w:ascii="Arial" w:eastAsia="DengXian" w:hAnsi="Arial" w:cs="Arial"/>
        </w:rPr>
        <w:t>≥5</w:t>
      </w:r>
      <w:r>
        <w:rPr>
          <w:rFonts w:ascii="Arial" w:eastAsia="DengXian" w:hAnsi="Arial" w:cs="Arial"/>
        </w:rPr>
        <w:t>年，支持海量数据快速检索与分析，检索响应时间</w:t>
      </w:r>
      <w:r>
        <w:rPr>
          <w:rFonts w:ascii="Arial" w:eastAsia="DengXian" w:hAnsi="Arial" w:cs="Arial"/>
        </w:rPr>
        <w:t>≤2</w:t>
      </w:r>
      <w:r>
        <w:rPr>
          <w:rFonts w:ascii="Arial" w:eastAsia="DengXian" w:hAnsi="Arial" w:cs="Arial"/>
        </w:rPr>
        <w:t>秒。</w:t>
      </w:r>
    </w:p>
    <w:p w14:paraId="58C3B53F" w14:textId="77777777" w:rsidR="00474C43" w:rsidRDefault="0059427E" w:rsidP="00980F6C">
      <w:pPr>
        <w:numPr>
          <w:ilvl w:val="0"/>
          <w:numId w:val="46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稳定性：系统全年可用率</w:t>
      </w:r>
      <w:r>
        <w:rPr>
          <w:rFonts w:ascii="Arial" w:eastAsia="DengXian" w:hAnsi="Arial" w:cs="Arial"/>
        </w:rPr>
        <w:t>≥99.9%</w:t>
      </w:r>
      <w:r>
        <w:rPr>
          <w:rFonts w:ascii="Arial" w:eastAsia="DengXian" w:hAnsi="Arial" w:cs="Arial"/>
        </w:rPr>
        <w:t>，每月故障停机时间</w:t>
      </w:r>
      <w:r>
        <w:rPr>
          <w:rFonts w:ascii="Arial" w:eastAsia="DengXian" w:hAnsi="Arial" w:cs="Arial"/>
        </w:rPr>
        <w:t>≤43.2</w:t>
      </w:r>
      <w:r>
        <w:rPr>
          <w:rFonts w:ascii="Arial" w:eastAsia="DengXian" w:hAnsi="Arial" w:cs="Arial"/>
        </w:rPr>
        <w:t>分钟（按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天计算），故障恢复时间</w:t>
      </w:r>
      <w:r>
        <w:rPr>
          <w:rFonts w:ascii="Arial" w:eastAsia="DengXian" w:hAnsi="Arial" w:cs="Arial"/>
        </w:rPr>
        <w:t>≤30</w:t>
      </w:r>
      <w:r>
        <w:rPr>
          <w:rFonts w:ascii="Arial" w:eastAsia="DengXian" w:hAnsi="Arial" w:cs="Arial"/>
        </w:rPr>
        <w:t>分钟，核心业务（预警推送、工单执行）故障恢复时间</w:t>
      </w:r>
      <w:r>
        <w:rPr>
          <w:rFonts w:ascii="Arial" w:eastAsia="DengXian" w:hAnsi="Arial" w:cs="Arial"/>
        </w:rPr>
        <w:t>≤15</w:t>
      </w:r>
      <w:r>
        <w:rPr>
          <w:rFonts w:ascii="Arial" w:eastAsia="DengXian" w:hAnsi="Arial" w:cs="Arial"/>
        </w:rPr>
        <w:t>分钟。</w:t>
      </w:r>
    </w:p>
    <w:p w14:paraId="58C3B540" w14:textId="77777777" w:rsidR="00474C43" w:rsidRDefault="0059427E" w:rsidP="00D9640D">
      <w:pPr>
        <w:pStyle w:val="2"/>
        <w:rPr>
          <w:rFonts w:hint="eastAsia"/>
        </w:rPr>
        <w:pPrChange w:id="2463" w:author="Haibin HB18 Li" w:date="2026-04-07T16:31:00Z" w16du:dateUtc="2026-04-07T08:31:00Z">
          <w:pPr>
            <w:spacing w:before="300" w:after="120" w:line="288" w:lineRule="auto"/>
            <w:outlineLvl w:val="2"/>
          </w:pPr>
        </w:pPrChange>
      </w:pPr>
      <w:bookmarkStart w:id="2464" w:name="heading_123"/>
      <w:del w:id="2465" w:author="Haibin HB18 Li" w:date="2026-04-07T16:31:00Z" w16du:dateUtc="2026-04-07T08:31:00Z">
        <w:r w:rsidDel="00D9640D">
          <w:delText xml:space="preserve">6.2 </w:delText>
        </w:r>
      </w:del>
      <w:r>
        <w:t>安全需求</w:t>
      </w:r>
      <w:bookmarkEnd w:id="2464"/>
    </w:p>
    <w:p w14:paraId="58C3B541" w14:textId="77777777" w:rsidR="00474C43" w:rsidRDefault="0059427E" w:rsidP="00980F6C">
      <w:pPr>
        <w:numPr>
          <w:ilvl w:val="0"/>
          <w:numId w:val="46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身份认证：支持账号密码登录、短信验证码登录、域账号单点登录（</w:t>
      </w:r>
      <w:r>
        <w:rPr>
          <w:rFonts w:ascii="Arial" w:eastAsia="DengXian" w:hAnsi="Arial" w:cs="Arial"/>
        </w:rPr>
        <w:t>SSO</w:t>
      </w:r>
      <w:r>
        <w:rPr>
          <w:rFonts w:ascii="Arial" w:eastAsia="DengXian" w:hAnsi="Arial" w:cs="Arial"/>
        </w:rPr>
        <w:t>），密码需满足复杂度要求（</w:t>
      </w:r>
      <w:r>
        <w:rPr>
          <w:rFonts w:ascii="Arial" w:eastAsia="DengXian" w:hAnsi="Arial" w:cs="Arial"/>
        </w:rPr>
        <w:t>8</w:t>
      </w:r>
      <w:r>
        <w:rPr>
          <w:rFonts w:ascii="Arial" w:eastAsia="DengXian" w:hAnsi="Arial" w:cs="Arial"/>
        </w:rPr>
        <w:t>位以上，包含字母、数字、特殊符号），支持定期密码更换提醒，登录失败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次后锁定账号。</w:t>
      </w:r>
    </w:p>
    <w:p w14:paraId="58C3B542" w14:textId="77777777" w:rsidR="00474C43" w:rsidRDefault="0059427E" w:rsidP="00980F6C">
      <w:pPr>
        <w:numPr>
          <w:ilvl w:val="0"/>
          <w:numId w:val="46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数据安全：敏感数据（如供应商财务信息、合规数据）加密存储（采用</w:t>
      </w:r>
      <w:r>
        <w:rPr>
          <w:rFonts w:ascii="Arial" w:eastAsia="DengXian" w:hAnsi="Arial" w:cs="Arial"/>
        </w:rPr>
        <w:t>AES</w:t>
      </w:r>
      <w:r>
        <w:rPr>
          <w:rFonts w:ascii="Arial" w:eastAsia="DengXian" w:hAnsi="Arial" w:cs="Arial"/>
        </w:rPr>
        <w:t>加密算法），传输过程中采用</w:t>
      </w:r>
      <w:r>
        <w:rPr>
          <w:rFonts w:ascii="Arial" w:eastAsia="DengXian" w:hAnsi="Arial" w:cs="Arial"/>
        </w:rPr>
        <w:t>HTTPS</w:t>
      </w:r>
      <w:r>
        <w:rPr>
          <w:rFonts w:ascii="Arial" w:eastAsia="DengXian" w:hAnsi="Arial" w:cs="Arial"/>
        </w:rPr>
        <w:t>加密，防止数据泄露、篡改；支持数据脱敏（如隐藏手机号中间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位、身份证中间</w:t>
      </w:r>
      <w:r>
        <w:rPr>
          <w:rFonts w:ascii="Arial" w:eastAsia="DengXian" w:hAnsi="Arial" w:cs="Arial"/>
        </w:rPr>
        <w:t>8</w:t>
      </w:r>
      <w:r>
        <w:rPr>
          <w:rFonts w:ascii="Arial" w:eastAsia="DengXian" w:hAnsi="Arial" w:cs="Arial"/>
        </w:rPr>
        <w:t>位），非权限用户无法查看敏感信息。</w:t>
      </w:r>
    </w:p>
    <w:p w14:paraId="58C3B543" w14:textId="77777777" w:rsidR="00474C43" w:rsidRDefault="0059427E" w:rsidP="00980F6C">
      <w:pPr>
        <w:numPr>
          <w:ilvl w:val="0"/>
          <w:numId w:val="46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操作安全：关键操作（如权限修改、参数配置、数据删除）需二次确认，支持操作日志追溯，可定位操作人、操作时间、操作内容；禁止越权操作，系统自动拦截越权请求并记录。</w:t>
      </w:r>
    </w:p>
    <w:p w14:paraId="58C3B544" w14:textId="77777777" w:rsidR="00474C43" w:rsidRDefault="0059427E" w:rsidP="00980F6C">
      <w:pPr>
        <w:numPr>
          <w:ilvl w:val="0"/>
          <w:numId w:val="46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防攻击：支持防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注入、</w:t>
      </w:r>
      <w:r>
        <w:rPr>
          <w:rFonts w:ascii="Arial" w:eastAsia="DengXian" w:hAnsi="Arial" w:cs="Arial"/>
        </w:rPr>
        <w:t>XSS</w:t>
      </w:r>
      <w:r>
        <w:rPr>
          <w:rFonts w:ascii="Arial" w:eastAsia="DengXian" w:hAnsi="Arial" w:cs="Arial"/>
        </w:rPr>
        <w:t>跨站脚本、</w:t>
      </w:r>
      <w:r>
        <w:rPr>
          <w:rFonts w:ascii="Arial" w:eastAsia="DengXian" w:hAnsi="Arial" w:cs="Arial"/>
        </w:rPr>
        <w:t>CSRF</w:t>
      </w:r>
      <w:r>
        <w:rPr>
          <w:rFonts w:ascii="Arial" w:eastAsia="DengXian" w:hAnsi="Arial" w:cs="Arial"/>
        </w:rPr>
        <w:t>跨站请求伪造等常见网络攻击，定期进行安全扫描，发现漏洞及时提醒管理员修复；支持设置防火墙规则，限制非法</w:t>
      </w:r>
      <w:r>
        <w:rPr>
          <w:rFonts w:ascii="Arial" w:eastAsia="DengXian" w:hAnsi="Arial" w:cs="Arial"/>
        </w:rPr>
        <w:t>IP</w:t>
      </w:r>
      <w:r>
        <w:rPr>
          <w:rFonts w:ascii="Arial" w:eastAsia="DengXian" w:hAnsi="Arial" w:cs="Arial"/>
        </w:rPr>
        <w:t>访问。</w:t>
      </w:r>
    </w:p>
    <w:p w14:paraId="58C3B545" w14:textId="77777777" w:rsidR="00474C43" w:rsidRDefault="0059427E" w:rsidP="00D9640D">
      <w:pPr>
        <w:pStyle w:val="2"/>
        <w:rPr>
          <w:rFonts w:hint="eastAsia"/>
        </w:rPr>
        <w:pPrChange w:id="2466" w:author="Haibin HB18 Li" w:date="2026-04-07T16:31:00Z" w16du:dateUtc="2026-04-07T08:31:00Z">
          <w:pPr>
            <w:spacing w:before="300" w:after="120" w:line="288" w:lineRule="auto"/>
            <w:outlineLvl w:val="2"/>
          </w:pPr>
        </w:pPrChange>
      </w:pPr>
      <w:bookmarkStart w:id="2467" w:name="heading_124"/>
      <w:del w:id="2468" w:author="Haibin HB18 Li" w:date="2026-04-07T16:32:00Z" w16du:dateUtc="2026-04-07T08:32:00Z">
        <w:r w:rsidDel="00D9640D">
          <w:delText>6.</w:delText>
        </w:r>
      </w:del>
      <w:del w:id="2469" w:author="Haibin HB18 Li" w:date="2026-04-07T16:31:00Z" w16du:dateUtc="2026-04-07T08:31:00Z">
        <w:r w:rsidDel="00D9640D">
          <w:delText>3</w:delText>
        </w:r>
      </w:del>
      <w:r>
        <w:t xml:space="preserve"> 易用性需求</w:t>
      </w:r>
      <w:bookmarkEnd w:id="2467"/>
    </w:p>
    <w:p w14:paraId="58C3B546" w14:textId="77777777" w:rsidR="00474C43" w:rsidRDefault="0059427E" w:rsidP="00980F6C">
      <w:pPr>
        <w:numPr>
          <w:ilvl w:val="0"/>
          <w:numId w:val="46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界面设计：采用简洁、统一的界面风格，导航清晰，核心功能入口突出，支持自定义首页布局（如拖拽调整模块位置），适配不同用户操作习惯；支持深色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浅色模式切换，满足不同使用场景需求。</w:t>
      </w:r>
    </w:p>
    <w:p w14:paraId="58C3B547" w14:textId="77777777" w:rsidR="00474C43" w:rsidRDefault="0059427E" w:rsidP="00980F6C">
      <w:pPr>
        <w:numPr>
          <w:ilvl w:val="0"/>
          <w:numId w:val="46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多语言支持：系统支持多语言切换功能，默认提供中文（简体）、英文两种语言，预留多语言扩展接口（如日文、德文等），可根据企业国际化业务需求新增语言包；支持在系统顶部导航栏快速切换语言，切换后界面所有文本、提示信息、操作按钮实时同步切换，无延迟、无错乱，适配不同地区用户使用习惯，确保海外分支机构用户可顺畅操作，重新登录自动适配上一次选项。</w:t>
      </w:r>
    </w:p>
    <w:p w14:paraId="58C3B548" w14:textId="77777777" w:rsidR="00474C43" w:rsidRDefault="0059427E" w:rsidP="00980F6C">
      <w:pPr>
        <w:numPr>
          <w:ilvl w:val="0"/>
          <w:numId w:val="47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操作便捷性：常用功能（如预警处理、工单分配）支持快捷操作按钮，支持批量操作、一键导出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导入；操作流程简化，减少不必要的步骤，如审批流程可配置默认审批人，减少手动选择。</w:t>
      </w:r>
    </w:p>
    <w:p w14:paraId="58C3B549" w14:textId="77777777" w:rsidR="00474C43" w:rsidRDefault="0059427E" w:rsidP="00980F6C">
      <w:pPr>
        <w:numPr>
          <w:ilvl w:val="0"/>
          <w:numId w:val="47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适配性：支持</w:t>
      </w:r>
      <w:r>
        <w:rPr>
          <w:rFonts w:ascii="Arial" w:eastAsia="DengXian" w:hAnsi="Arial" w:cs="Arial"/>
        </w:rPr>
        <w:t>PC</w:t>
      </w:r>
      <w:r>
        <w:rPr>
          <w:rFonts w:ascii="Arial" w:eastAsia="DengXian" w:hAnsi="Arial" w:cs="Arial"/>
        </w:rPr>
        <w:t>端（</w:t>
      </w:r>
      <w:r>
        <w:rPr>
          <w:rFonts w:ascii="Arial" w:eastAsia="DengXian" w:hAnsi="Arial" w:cs="Arial"/>
        </w:rPr>
        <w:t>Windows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MacOS</w:t>
      </w:r>
      <w:r>
        <w:rPr>
          <w:rFonts w:ascii="Arial" w:eastAsia="DengXian" w:hAnsi="Arial" w:cs="Arial"/>
        </w:rPr>
        <w:t>）主流浏览器（</w:t>
      </w:r>
      <w:r>
        <w:rPr>
          <w:rFonts w:ascii="Arial" w:eastAsia="DengXian" w:hAnsi="Arial" w:cs="Arial"/>
        </w:rPr>
        <w:t>Chrome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Edge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Firefox</w:t>
      </w:r>
      <w:r>
        <w:rPr>
          <w:rFonts w:ascii="Arial" w:eastAsia="DengXian" w:hAnsi="Arial" w:cs="Arial"/>
        </w:rPr>
        <w:t>），浏览器版本兼容最新版及前两个版本；支持响应式设计，适配不同屏幕尺寸（如显示器、笔记本）。</w:t>
      </w:r>
    </w:p>
    <w:p w14:paraId="58C3B54A" w14:textId="77777777" w:rsidR="00474C43" w:rsidRDefault="0059427E" w:rsidP="00980F6C">
      <w:pPr>
        <w:numPr>
          <w:ilvl w:val="0"/>
          <w:numId w:val="47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提示引导：操作过程中提供明确的提示信息（如必填项提示、操作失败原因、下一步指引），新用户登录后提供新手引导，逐步引导完成核心操作，降低使用门槛。</w:t>
      </w:r>
    </w:p>
    <w:p w14:paraId="58C3B54B" w14:textId="77777777" w:rsidR="00474C43" w:rsidRDefault="0059427E" w:rsidP="00D9640D">
      <w:pPr>
        <w:pStyle w:val="2"/>
        <w:rPr>
          <w:rFonts w:hint="eastAsia"/>
        </w:rPr>
        <w:pPrChange w:id="2470" w:author="Haibin HB18 Li" w:date="2026-04-07T16:32:00Z" w16du:dateUtc="2026-04-07T08:32:00Z">
          <w:pPr>
            <w:spacing w:before="300" w:after="120" w:line="288" w:lineRule="auto"/>
            <w:outlineLvl w:val="2"/>
          </w:pPr>
        </w:pPrChange>
      </w:pPr>
      <w:bookmarkStart w:id="2471" w:name="heading_125"/>
      <w:del w:id="2472" w:author="Haibin HB18 Li" w:date="2026-04-07T16:32:00Z" w16du:dateUtc="2026-04-07T08:32:00Z">
        <w:r w:rsidDel="00D9640D">
          <w:delText xml:space="preserve">6.4 </w:delText>
        </w:r>
      </w:del>
      <w:r>
        <w:t>兼容性需求</w:t>
      </w:r>
      <w:bookmarkEnd w:id="2471"/>
    </w:p>
    <w:p w14:paraId="58C3B54C" w14:textId="77777777" w:rsidR="00474C43" w:rsidRDefault="0059427E" w:rsidP="00980F6C">
      <w:pPr>
        <w:numPr>
          <w:ilvl w:val="0"/>
          <w:numId w:val="47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浏览器兼容：兼容</w:t>
      </w:r>
      <w:r>
        <w:rPr>
          <w:rFonts w:ascii="Arial" w:eastAsia="DengXian" w:hAnsi="Arial" w:cs="Arial"/>
        </w:rPr>
        <w:t>Chrome 100+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Edge 100+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Firefox 98+</w:t>
      </w:r>
      <w:r>
        <w:rPr>
          <w:rFonts w:ascii="Arial" w:eastAsia="DengXian" w:hAnsi="Arial" w:cs="Arial"/>
        </w:rPr>
        <w:t>等主流浏览器，确保在不同浏览器中功能正常、界面一致，无错乱现象。</w:t>
      </w:r>
    </w:p>
    <w:p w14:paraId="58C3B54D" w14:textId="77777777" w:rsidR="00474C43" w:rsidRDefault="0059427E" w:rsidP="00980F6C">
      <w:pPr>
        <w:numPr>
          <w:ilvl w:val="0"/>
          <w:numId w:val="47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系统兼容：支持与企业现有</w:t>
      </w:r>
      <w:r>
        <w:rPr>
          <w:rFonts w:ascii="Arial" w:eastAsia="DengXian" w:hAnsi="Arial" w:cs="Arial"/>
        </w:rPr>
        <w:t>ERP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SRM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WMS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TMS</w:t>
      </w:r>
      <w:r>
        <w:rPr>
          <w:rFonts w:ascii="Arial" w:eastAsia="DengXian" w:hAnsi="Arial" w:cs="Arial"/>
        </w:rPr>
        <w:t>系统无缝对接，数据同步兼容，接口适配现有系统规范，无需大规模改造现有系统。</w:t>
      </w:r>
    </w:p>
    <w:p w14:paraId="58C3B54E" w14:textId="77777777" w:rsidR="00474C43" w:rsidRDefault="0059427E" w:rsidP="00980F6C">
      <w:pPr>
        <w:numPr>
          <w:ilvl w:val="0"/>
          <w:numId w:val="47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硬件兼容：支持主流服务器配置（如</w:t>
      </w:r>
      <w:r>
        <w:rPr>
          <w:rFonts w:ascii="Arial" w:eastAsia="DengXian" w:hAnsi="Arial" w:cs="Arial"/>
        </w:rPr>
        <w:t>Intel Xeon E5</w:t>
      </w:r>
      <w:r>
        <w:rPr>
          <w:rFonts w:ascii="Arial" w:eastAsia="DengXian" w:hAnsi="Arial" w:cs="Arial"/>
        </w:rPr>
        <w:t>及以上、内存</w:t>
      </w:r>
      <w:r>
        <w:rPr>
          <w:rFonts w:ascii="Arial" w:eastAsia="DengXian" w:hAnsi="Arial" w:cs="Arial"/>
        </w:rPr>
        <w:t>≥16G</w:t>
      </w:r>
      <w:r>
        <w:rPr>
          <w:rFonts w:ascii="Arial" w:eastAsia="DengXian" w:hAnsi="Arial" w:cs="Arial"/>
        </w:rPr>
        <w:t>、磁盘</w:t>
      </w:r>
      <w:r>
        <w:rPr>
          <w:rFonts w:ascii="Arial" w:eastAsia="DengXian" w:hAnsi="Arial" w:cs="Arial"/>
        </w:rPr>
        <w:t>≥1TB</w:t>
      </w:r>
      <w:r>
        <w:rPr>
          <w:rFonts w:ascii="Arial" w:eastAsia="DengXian" w:hAnsi="Arial" w:cs="Arial"/>
        </w:rPr>
        <w:t>），支持云端部署（阿里云、腾讯云、华为云）与本地部署，适配不同部署场景。</w:t>
      </w:r>
    </w:p>
    <w:p w14:paraId="58C3B54F" w14:textId="77777777" w:rsidR="00474C43" w:rsidRDefault="0059427E" w:rsidP="00980F6C">
      <w:pPr>
        <w:numPr>
          <w:ilvl w:val="0"/>
          <w:numId w:val="47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数据格式兼容：支持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CSV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等常用数据格式导入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导出，兼容不同版本的文件格式，确保数据导入导出无错乱、无丢失。</w:t>
      </w:r>
    </w:p>
    <w:p w14:paraId="58C3B550" w14:textId="77777777" w:rsidR="00474C43" w:rsidRDefault="0059427E" w:rsidP="00D9640D">
      <w:pPr>
        <w:pStyle w:val="2"/>
        <w:rPr>
          <w:rFonts w:hint="eastAsia"/>
        </w:rPr>
        <w:pPrChange w:id="2473" w:author="Haibin HB18 Li" w:date="2026-04-07T16:32:00Z" w16du:dateUtc="2026-04-07T08:32:00Z">
          <w:pPr>
            <w:spacing w:before="300" w:after="120" w:line="288" w:lineRule="auto"/>
            <w:outlineLvl w:val="2"/>
          </w:pPr>
        </w:pPrChange>
      </w:pPr>
      <w:bookmarkStart w:id="2474" w:name="heading_126"/>
      <w:del w:id="2475" w:author="Haibin HB18 Li" w:date="2026-04-07T16:32:00Z" w16du:dateUtc="2026-04-07T08:32:00Z">
        <w:r w:rsidDel="00D9640D">
          <w:lastRenderedPageBreak/>
          <w:delText xml:space="preserve">6.5 </w:delText>
        </w:r>
      </w:del>
      <w:r>
        <w:t>可扩展性需求</w:t>
      </w:r>
      <w:bookmarkEnd w:id="2474"/>
    </w:p>
    <w:p w14:paraId="58C3B551" w14:textId="77777777" w:rsidR="00474C43" w:rsidRDefault="0059427E" w:rsidP="00980F6C">
      <w:pPr>
        <w:numPr>
          <w:ilvl w:val="0"/>
          <w:numId w:val="47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模块扩展：支持新增功能模块（如供应商协同模块、跨境风险管控模块），模块接口标准化，新增模块可快速对接现有系统，无需修改核心代码。</w:t>
      </w:r>
    </w:p>
    <w:p w14:paraId="58C3B552" w14:textId="77777777" w:rsidR="00474C43" w:rsidRDefault="0059427E" w:rsidP="00980F6C">
      <w:pPr>
        <w:numPr>
          <w:ilvl w:val="0"/>
          <w:numId w:val="47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规则扩展：支持自定义新增风险类型、预警规则、审批流程、工单模板，可根据企业业务发展调整规则，无需二次开发。</w:t>
      </w:r>
    </w:p>
    <w:p w14:paraId="58C3B553" w14:textId="77777777" w:rsidR="00474C43" w:rsidRDefault="0059427E" w:rsidP="00980F6C">
      <w:pPr>
        <w:numPr>
          <w:ilvl w:val="0"/>
          <w:numId w:val="47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算法模块扩展：支持措施相关算法模块的独立扩展与迭代，可新增、替换风险应对措施推荐算法、供应商替代方案算法、风险影响传导算法等核心算法模块。新增算法模块可通过标准化接口快速对接现有系统，无需修改核心代码；支持对现有算法模块进行参数调整、模型优化，适配不同业务场景下的措施路由与推荐需求，同时预留算法接口，便于后续集成第三方算法模型，提升措施推荐的精准度与效率。</w:t>
      </w:r>
    </w:p>
    <w:p w14:paraId="58C3B554" w14:textId="77777777" w:rsidR="00474C43" w:rsidRDefault="0059427E" w:rsidP="00980F6C">
      <w:pPr>
        <w:numPr>
          <w:ilvl w:val="0"/>
          <w:numId w:val="48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接口扩展：预留第三方系统接口（如物流服务商接口、舆情平台接口、</w:t>
      </w:r>
      <w:r>
        <w:rPr>
          <w:rFonts w:ascii="Arial" w:eastAsia="DengXian" w:hAnsi="Arial" w:cs="Arial"/>
        </w:rPr>
        <w:t>ESG</w:t>
      </w:r>
      <w:r>
        <w:rPr>
          <w:rFonts w:ascii="Arial" w:eastAsia="DengXian" w:hAnsi="Arial" w:cs="Arial"/>
        </w:rPr>
        <w:t>评级接口），支持后续接口扩展与对接，接口文档标准化，便于开发对接。</w:t>
      </w:r>
    </w:p>
    <w:p w14:paraId="58C3B555" w14:textId="77777777" w:rsidR="00474C43" w:rsidRDefault="0059427E" w:rsidP="00980F6C">
      <w:pPr>
        <w:numPr>
          <w:ilvl w:val="0"/>
          <w:numId w:val="48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用户扩展：支持用户数量、角色数量灵活扩展，新增部门、角色时，可快速配置权限与操作范围，适配企业组织架构调整。</w:t>
      </w:r>
    </w:p>
    <w:p w14:paraId="58C3B556" w14:textId="77777777" w:rsidR="00474C43" w:rsidRDefault="0059427E" w:rsidP="00D9640D">
      <w:pPr>
        <w:pStyle w:val="1"/>
        <w:rPr>
          <w:rFonts w:hint="eastAsia"/>
        </w:rPr>
        <w:pPrChange w:id="2476" w:author="Haibin HB18 Li" w:date="2026-04-07T16:32:00Z" w16du:dateUtc="2026-04-07T08:32:00Z">
          <w:pPr>
            <w:spacing w:before="320" w:after="120" w:line="288" w:lineRule="auto"/>
            <w:outlineLvl w:val="1"/>
          </w:pPr>
        </w:pPrChange>
      </w:pPr>
      <w:bookmarkStart w:id="2477" w:name="heading_127"/>
      <w:del w:id="2478" w:author="Haibin HB18 Li" w:date="2026-04-07T16:32:00Z" w16du:dateUtc="2026-04-07T08:32:00Z">
        <w:r w:rsidDel="00D9640D">
          <w:delText xml:space="preserve">7. </w:delText>
        </w:r>
      </w:del>
      <w:r>
        <w:t>接口需求</w:t>
      </w:r>
      <w:bookmarkEnd w:id="2477"/>
    </w:p>
    <w:p w14:paraId="58C3B557" w14:textId="77777777" w:rsidR="00474C43" w:rsidRDefault="0059427E" w:rsidP="00D9640D">
      <w:pPr>
        <w:pStyle w:val="2"/>
        <w:rPr>
          <w:rFonts w:hint="eastAsia"/>
        </w:rPr>
        <w:pPrChange w:id="2479" w:author="Haibin HB18 Li" w:date="2026-04-07T16:32:00Z" w16du:dateUtc="2026-04-07T08:32:00Z">
          <w:pPr>
            <w:spacing w:before="300" w:after="120" w:line="288" w:lineRule="auto"/>
            <w:outlineLvl w:val="2"/>
          </w:pPr>
        </w:pPrChange>
      </w:pPr>
      <w:bookmarkStart w:id="2480" w:name="heading_128"/>
      <w:del w:id="2481" w:author="Haibin HB18 Li" w:date="2026-04-07T16:32:00Z" w16du:dateUtc="2026-04-07T08:32:00Z">
        <w:r w:rsidDel="00D9640D">
          <w:delText xml:space="preserve">7.1 </w:delText>
        </w:r>
      </w:del>
      <w:r>
        <w:t>接口概述</w:t>
      </w:r>
      <w:bookmarkEnd w:id="2480"/>
    </w:p>
    <w:p w14:paraId="58C3B558" w14:textId="77777777" w:rsidR="00474C43" w:rsidRDefault="0059427E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系统接口分为内部接口与外部接口，内部接口实现各模块间数据交互与功能联动，外部接口实现与第三方系统、数据服务商的对接，确保数据实时同步、功能协同，所有接口均遵循</w:t>
      </w:r>
      <w:r>
        <w:rPr>
          <w:rFonts w:ascii="Arial" w:eastAsia="DengXian" w:hAnsi="Arial" w:cs="Arial"/>
        </w:rPr>
        <w:t>RESTful</w:t>
      </w:r>
      <w:r>
        <w:rPr>
          <w:rFonts w:ascii="Arial" w:eastAsia="DengXian" w:hAnsi="Arial" w:cs="Arial"/>
        </w:rPr>
        <w:t>规范，支持</w:t>
      </w:r>
      <w:r>
        <w:rPr>
          <w:rFonts w:ascii="Arial" w:eastAsia="DengXian" w:hAnsi="Arial" w:cs="Arial"/>
        </w:rPr>
        <w:t>JSON</w:t>
      </w:r>
      <w:r>
        <w:rPr>
          <w:rFonts w:ascii="Arial" w:eastAsia="DengXian" w:hAnsi="Arial" w:cs="Arial"/>
        </w:rPr>
        <w:t>数据格式，提供接口文档与调试工具，确保接口可调用、可测试。</w:t>
      </w:r>
    </w:p>
    <w:p w14:paraId="58C3B559" w14:textId="77777777" w:rsidR="00474C43" w:rsidRDefault="0059427E" w:rsidP="00D9640D">
      <w:pPr>
        <w:pStyle w:val="2"/>
        <w:rPr>
          <w:rFonts w:hint="eastAsia"/>
        </w:rPr>
        <w:pPrChange w:id="2482" w:author="Haibin HB18 Li" w:date="2026-04-07T16:32:00Z" w16du:dateUtc="2026-04-07T08:32:00Z">
          <w:pPr>
            <w:spacing w:before="300" w:after="120" w:line="288" w:lineRule="auto"/>
            <w:outlineLvl w:val="2"/>
          </w:pPr>
        </w:pPrChange>
      </w:pPr>
      <w:bookmarkStart w:id="2483" w:name="heading_129"/>
      <w:del w:id="2484" w:author="Haibin HB18 Li" w:date="2026-04-07T16:32:00Z" w16du:dateUtc="2026-04-07T08:32:00Z">
        <w:r w:rsidDel="00D9640D">
          <w:delText xml:space="preserve">7.2 </w:delText>
        </w:r>
      </w:del>
      <w:r>
        <w:t>内部接口</w:t>
      </w:r>
      <w:bookmarkEnd w:id="2483"/>
    </w:p>
    <w:p w14:paraId="58C3B55A" w14:textId="77777777" w:rsidR="00474C43" w:rsidRDefault="0059427E" w:rsidP="00980F6C">
      <w:pPr>
        <w:numPr>
          <w:ilvl w:val="0"/>
          <w:numId w:val="48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模块间接口：实现数据采集中心与风险分析中心、预警中心的数据交互，风险分析中心与应对措施中心、任务工单中心的联动，各模块接口支持数据实时同步，如风险分析结果同步至预警中心，应对方案同步至任务工单中心。</w:t>
      </w:r>
    </w:p>
    <w:p w14:paraId="58C3B55B" w14:textId="77777777" w:rsidR="00474C43" w:rsidRDefault="0059427E" w:rsidP="00980F6C">
      <w:pPr>
        <w:numPr>
          <w:ilvl w:val="0"/>
          <w:numId w:val="48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数据查询接口：提供各模块数据查询接口，支持多条件筛选、分页查询，返回标准化</w:t>
      </w:r>
      <w:r>
        <w:rPr>
          <w:rFonts w:ascii="Arial" w:eastAsia="DengXian" w:hAnsi="Arial" w:cs="Arial"/>
        </w:rPr>
        <w:t>JSON</w:t>
      </w:r>
      <w:r>
        <w:rPr>
          <w:rFonts w:ascii="Arial" w:eastAsia="DengXian" w:hAnsi="Arial" w:cs="Arial"/>
        </w:rPr>
        <w:t>数据，供前端页面展示与数据统计使用。</w:t>
      </w:r>
    </w:p>
    <w:p w14:paraId="58C3B55C" w14:textId="77777777" w:rsidR="00474C43" w:rsidRDefault="0059427E" w:rsidP="00980F6C">
      <w:pPr>
        <w:numPr>
          <w:ilvl w:val="0"/>
          <w:numId w:val="48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操作触发接口：支持操作触发联动，如预警处理操作触发工单生成接口，任务验收操作触发复盘发起接口，确保流程闭环。</w:t>
      </w:r>
    </w:p>
    <w:p w14:paraId="58C3B55D" w14:textId="77777777" w:rsidR="00474C43" w:rsidRDefault="0059427E" w:rsidP="00D9640D">
      <w:pPr>
        <w:pStyle w:val="2"/>
        <w:rPr>
          <w:rFonts w:hint="eastAsia"/>
        </w:rPr>
        <w:pPrChange w:id="2485" w:author="Haibin HB18 Li" w:date="2026-04-07T16:32:00Z" w16du:dateUtc="2026-04-07T08:32:00Z">
          <w:pPr>
            <w:spacing w:before="300" w:after="120" w:line="288" w:lineRule="auto"/>
            <w:outlineLvl w:val="2"/>
          </w:pPr>
        </w:pPrChange>
      </w:pPr>
      <w:bookmarkStart w:id="2486" w:name="heading_130"/>
      <w:del w:id="2487" w:author="Haibin HB18 Li" w:date="2026-04-07T16:33:00Z" w16du:dateUtc="2026-04-07T08:33:00Z">
        <w:r w:rsidDel="00D9640D">
          <w:lastRenderedPageBreak/>
          <w:delText xml:space="preserve">7.3 </w:delText>
        </w:r>
      </w:del>
      <w:r>
        <w:t>外部接口</w:t>
      </w:r>
      <w:bookmarkEnd w:id="2486"/>
    </w:p>
    <w:p w14:paraId="58C3B55E" w14:textId="77777777" w:rsidR="00474C43" w:rsidRDefault="0059427E" w:rsidP="00980F6C">
      <w:pPr>
        <w:numPr>
          <w:ilvl w:val="0"/>
          <w:numId w:val="48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第三方数据接口：对接全球气象、航运、舆情、合规、</w:t>
      </w:r>
      <w:r>
        <w:rPr>
          <w:rFonts w:ascii="Arial" w:eastAsia="DengXian" w:hAnsi="Arial" w:cs="Arial"/>
        </w:rPr>
        <w:t>ESG</w:t>
      </w:r>
      <w:r>
        <w:rPr>
          <w:rFonts w:ascii="Arial" w:eastAsia="DengXian" w:hAnsi="Arial" w:cs="Arial"/>
        </w:rPr>
        <w:t>等第三方数据服务商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，实现风险数据实时采集、消费，接口支持配置调用频率、密钥管理、异常重试，确保数据采集稳定。</w:t>
      </w:r>
    </w:p>
    <w:p w14:paraId="58C3B55F" w14:textId="77777777" w:rsidR="00474C43" w:rsidRDefault="0059427E" w:rsidP="00980F6C">
      <w:pPr>
        <w:numPr>
          <w:ilvl w:val="0"/>
          <w:numId w:val="48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企业内部系统接口：对接</w:t>
      </w:r>
      <w:r>
        <w:rPr>
          <w:rFonts w:ascii="Arial" w:eastAsia="DengXian" w:hAnsi="Arial" w:cs="Arial"/>
        </w:rPr>
        <w:t>ERP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SRM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WMS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TMS</w:t>
      </w:r>
      <w:r>
        <w:rPr>
          <w:rFonts w:ascii="Arial" w:eastAsia="DengXian" w:hAnsi="Arial" w:cs="Arial"/>
        </w:rPr>
        <w:t>等企业现有系统，实现数据同步（如供应商信息、采购订单、库存数据），支持双向数据交互，确保内外部数据一致。</w:t>
      </w:r>
    </w:p>
    <w:p w14:paraId="58C3B560" w14:textId="77777777" w:rsidR="00474C43" w:rsidRDefault="0059427E" w:rsidP="00980F6C">
      <w:pPr>
        <w:numPr>
          <w:ilvl w:val="0"/>
          <w:numId w:val="48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推送接口：对接企业微信、短信、邮件服务商接口，实现预警、工单、审批等信息的多渠道推送，支持接口状态监控，推送失败自动重试。</w:t>
      </w:r>
    </w:p>
    <w:p w14:paraId="58C3B561" w14:textId="77777777" w:rsidR="00474C43" w:rsidRDefault="0059427E" w:rsidP="00980F6C">
      <w:pPr>
        <w:numPr>
          <w:ilvl w:val="0"/>
          <w:numId w:val="48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导出接口：支持对接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导出工具接口，实现数据批量导出，确保导出格式规范、数据完整。</w:t>
      </w:r>
    </w:p>
    <w:p w14:paraId="58C3B562" w14:textId="77777777" w:rsidR="00474C43" w:rsidRDefault="0059427E" w:rsidP="00D9640D">
      <w:pPr>
        <w:pStyle w:val="2"/>
        <w:rPr>
          <w:rFonts w:hint="eastAsia"/>
        </w:rPr>
        <w:pPrChange w:id="2488" w:author="Haibin HB18 Li" w:date="2026-04-07T16:33:00Z" w16du:dateUtc="2026-04-07T08:33:00Z">
          <w:pPr>
            <w:spacing w:before="300" w:after="120" w:line="288" w:lineRule="auto"/>
            <w:outlineLvl w:val="2"/>
          </w:pPr>
        </w:pPrChange>
      </w:pPr>
      <w:bookmarkStart w:id="2489" w:name="heading_131"/>
      <w:del w:id="2490" w:author="Haibin HB18 Li" w:date="2026-04-07T16:33:00Z" w16du:dateUtc="2026-04-07T08:33:00Z">
        <w:r w:rsidDel="00D9640D">
          <w:delText xml:space="preserve">7.4 </w:delText>
        </w:r>
      </w:del>
      <w:r>
        <w:t>接口安全与规范</w:t>
      </w:r>
      <w:bookmarkEnd w:id="2489"/>
    </w:p>
    <w:p w14:paraId="58C3B563" w14:textId="77777777" w:rsidR="00474C43" w:rsidRDefault="0059427E" w:rsidP="00980F6C">
      <w:pPr>
        <w:numPr>
          <w:ilvl w:val="0"/>
          <w:numId w:val="48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接口认证：所有外部接口采用</w:t>
      </w:r>
      <w:r>
        <w:rPr>
          <w:rFonts w:ascii="Arial" w:eastAsia="DengXian" w:hAnsi="Arial" w:cs="Arial"/>
        </w:rPr>
        <w:t>Token</w:t>
      </w:r>
      <w:r>
        <w:rPr>
          <w:rFonts w:ascii="Arial" w:eastAsia="DengXian" w:hAnsi="Arial" w:cs="Arial"/>
        </w:rPr>
        <w:t>认证、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密钥认证，确保接口调用安全，防止非法调用；</w:t>
      </w:r>
      <w:r>
        <w:rPr>
          <w:rFonts w:ascii="Arial" w:eastAsia="DengXian" w:hAnsi="Arial" w:cs="Arial"/>
        </w:rPr>
        <w:t>Token</w:t>
      </w:r>
      <w:r>
        <w:rPr>
          <w:rFonts w:ascii="Arial" w:eastAsia="DengXian" w:hAnsi="Arial" w:cs="Arial"/>
        </w:rPr>
        <w:t>有效期可配置，过期自动刷新。</w:t>
      </w:r>
    </w:p>
    <w:p w14:paraId="58C3B564" w14:textId="77777777" w:rsidR="00474C43" w:rsidRDefault="0059427E" w:rsidP="00980F6C">
      <w:pPr>
        <w:numPr>
          <w:ilvl w:val="0"/>
          <w:numId w:val="49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接口限流：对外部接口调用进行限流控制，防止接口被恶意调用、过载，限流阈值可配置，超过阈值则拒绝调用并返回提示。</w:t>
      </w:r>
    </w:p>
    <w:p w14:paraId="58C3B565" w14:textId="77777777" w:rsidR="00474C43" w:rsidRDefault="0059427E" w:rsidP="00980F6C">
      <w:pPr>
        <w:numPr>
          <w:ilvl w:val="0"/>
          <w:numId w:val="49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接口日志：记录所有接口调用记录，包括调用时间、调用方、接口地址、调用参数、返回结果、调用状态，接口日志保留时间不少于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个月，支持查询与导出。</w:t>
      </w:r>
    </w:p>
    <w:p w14:paraId="58C3B566" w14:textId="77777777" w:rsidR="00474C43" w:rsidRDefault="0059427E" w:rsidP="00980F6C">
      <w:pPr>
        <w:numPr>
          <w:ilvl w:val="0"/>
          <w:numId w:val="49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接口版本管理：接口支持版本控制，新增接口功能时保留旧版本接口，确保旧系统对接兼容，版本升级后提供版本迁移指引。</w:t>
      </w:r>
    </w:p>
    <w:p w14:paraId="58C3B567" w14:textId="77777777" w:rsidR="00474C43" w:rsidRDefault="00474C43">
      <w:pPr>
        <w:spacing w:before="120" w:after="120" w:line="288" w:lineRule="auto"/>
        <w:rPr>
          <w:rFonts w:hint="eastAsia"/>
        </w:rPr>
      </w:pPr>
    </w:p>
    <w:p w14:paraId="58C3B568" w14:textId="77777777" w:rsidR="00474C43" w:rsidRDefault="0059427E" w:rsidP="00D9640D">
      <w:pPr>
        <w:pStyle w:val="1"/>
        <w:rPr>
          <w:rFonts w:hint="eastAsia"/>
        </w:rPr>
        <w:pPrChange w:id="2491" w:author="Haibin HB18 Li" w:date="2026-04-07T16:33:00Z" w16du:dateUtc="2026-04-07T08:33:00Z">
          <w:pPr>
            <w:spacing w:before="320" w:after="120" w:line="288" w:lineRule="auto"/>
            <w:outlineLvl w:val="1"/>
          </w:pPr>
        </w:pPrChange>
      </w:pPr>
      <w:bookmarkStart w:id="2492" w:name="heading_132"/>
      <w:del w:id="2493" w:author="Haibin HB18 Li" w:date="2026-04-07T16:33:00Z" w16du:dateUtc="2026-04-07T08:33:00Z">
        <w:r w:rsidDel="00D9640D">
          <w:delText>8.</w:delText>
        </w:r>
      </w:del>
      <w:r>
        <w:t>附件清单：</w:t>
      </w:r>
      <w:bookmarkEnd w:id="2492"/>
    </w:p>
    <w:p w14:paraId="2B496F39" w14:textId="4876D863" w:rsidR="00B62CA2" w:rsidRDefault="00B62CA2" w:rsidP="00B62CA2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《页面原型》</w:t>
      </w:r>
    </w:p>
    <w:p w14:paraId="0C5A6618" w14:textId="172AB09E" w:rsidR="00B62CA2" w:rsidRDefault="00B62CA2" w:rsidP="00B62CA2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《页面需求列表》</w:t>
      </w:r>
    </w:p>
    <w:p w14:paraId="0560DE8C" w14:textId="523F3B0D" w:rsidR="00D564D8" w:rsidRPr="00D564D8" w:rsidRDefault="00B62CA2" w:rsidP="00D564D8">
      <w:pPr>
        <w:spacing w:before="120" w:after="120" w:line="288" w:lineRule="auto"/>
        <w:rPr>
          <w:rFonts w:hint="eastAsia"/>
          <w:b/>
          <w:bCs/>
        </w:rPr>
      </w:pPr>
      <w:r>
        <w:rPr>
          <w:rFonts w:hint="eastAsia"/>
        </w:rPr>
        <w:t>《样式标准和规范》</w:t>
      </w:r>
    </w:p>
    <w:p w14:paraId="58C3B56A" w14:textId="041B9CE6" w:rsidR="00474C43" w:rsidRDefault="00474C43" w:rsidP="00B62CA2">
      <w:pPr>
        <w:spacing w:before="120" w:after="120" w:line="288" w:lineRule="auto"/>
        <w:rPr>
          <w:rFonts w:hint="eastAsia"/>
        </w:rPr>
      </w:pPr>
    </w:p>
    <w:sectPr w:rsidR="00474C43"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9" w:author="Jason Huang" w:date="2026-04-03T14:54:00Z" w:initials="YH">
    <w:p w14:paraId="0E0C2660" w14:textId="77777777" w:rsidR="003B0B20" w:rsidRDefault="003B0B20" w:rsidP="003B0B20">
      <w:pPr>
        <w:pStyle w:val="CommentText1"/>
        <w:rPr>
          <w:rFonts w:hint="eastAsia"/>
        </w:rPr>
      </w:pPr>
      <w:r>
        <w:rPr>
          <w:rStyle w:val="CommentReference1"/>
          <w:rFonts w:hint="eastAsia"/>
        </w:rPr>
        <w:annotationRef/>
      </w:r>
      <w:r>
        <w:rPr>
          <w:rFonts w:hint="eastAsia"/>
        </w:rPr>
        <w:t>从</w:t>
      </w:r>
      <w:r>
        <w:rPr>
          <w:rFonts w:hint="eastAsia"/>
          <w:color w:val="0F1115"/>
          <w:highlight w:val="white"/>
        </w:rPr>
        <w:t>“风险感知—传导分析—协同处置—闭环学习”</w:t>
      </w:r>
      <w:r>
        <w:rPr>
          <w:rFonts w:hint="eastAsia"/>
        </w:rPr>
        <w:t xml:space="preserve"> 四个阶段拆解子流程</w:t>
      </w:r>
    </w:p>
  </w:comment>
  <w:comment w:id="624" w:author="Jason Huang" w:date="2026-04-03T15:11:00Z" w:initials="YH">
    <w:p w14:paraId="3E7AAE1B" w14:textId="77777777" w:rsidR="0069028F" w:rsidRDefault="0069028F" w:rsidP="0069028F">
      <w:pPr>
        <w:pStyle w:val="CommentText1"/>
        <w:rPr>
          <w:rFonts w:hint="eastAsia"/>
        </w:rPr>
      </w:pPr>
      <w:r>
        <w:rPr>
          <w:rStyle w:val="CommentReference1"/>
          <w:rFonts w:hint="eastAsia"/>
        </w:rPr>
        <w:annotationRef/>
      </w:r>
      <w:r>
        <w:rPr>
          <w:rFonts w:hint="eastAsia"/>
        </w:rPr>
        <w:t>智能体的相关描述，需要放在哪里？</w:t>
      </w:r>
    </w:p>
  </w:comment>
  <w:comment w:id="643" w:author="Jason Huang" w:date="2026-04-03T14:56:00Z" w:initials="YH">
    <w:p w14:paraId="67B68304" w14:textId="3F93AAB4" w:rsidR="00F97F0A" w:rsidRDefault="00F97F0A" w:rsidP="00F97F0A">
      <w:pPr>
        <w:pStyle w:val="CommentText1"/>
        <w:rPr>
          <w:rFonts w:hint="eastAsia"/>
        </w:rPr>
      </w:pPr>
      <w:r>
        <w:rPr>
          <w:rStyle w:val="CommentReference1"/>
          <w:rFonts w:hint="eastAsia"/>
        </w:rPr>
        <w:annotationRef/>
      </w:r>
      <w:r>
        <w:rPr>
          <w:rFonts w:hint="eastAsia"/>
        </w:rPr>
        <w:t>风险的分类分级要有权威的依据，注明出处</w:t>
      </w:r>
    </w:p>
  </w:comment>
  <w:comment w:id="1522" w:author="Hannan HN1 Han | 韩汉男" w:date="2026-04-03T16:59:00Z" w:initials="HH">
    <w:p w14:paraId="220AE6E5" w14:textId="53EBE71B" w:rsidR="009957BB" w:rsidRDefault="009957BB" w:rsidP="009957BB">
      <w:pPr>
        <w:pStyle w:val="CommentText1"/>
        <w:rPr>
          <w:rFonts w:hint="eastAsia"/>
        </w:rPr>
      </w:pPr>
      <w:r>
        <w:rPr>
          <w:rStyle w:val="CommentReference1"/>
          <w:rFonts w:hint="eastAsia"/>
        </w:rPr>
        <w:annotationRef/>
      </w:r>
      <w:r>
        <w:rPr>
          <w:rFonts w:hint="eastAsia"/>
        </w:rPr>
        <w:fldChar w:fldCharType="begin"/>
      </w:r>
      <w:r>
        <w:rPr>
          <w:rFonts w:hint="eastAsia"/>
        </w:rPr>
        <w:instrText>HYPERLINK "mailto:yangyj29@Lenovo.com"</w:instrText>
      </w:r>
      <w:r>
        <w:rPr>
          <w:rFonts w:hint="eastAsia"/>
        </w:rPr>
      </w:r>
      <w:bookmarkStart w:id="1523" w:name="_@_1D487D2776F24617A377AB08AE279AB7Z"/>
      <w:r>
        <w:rPr>
          <w:rFonts w:hint="eastAsia"/>
        </w:rPr>
        <w:fldChar w:fldCharType="separate"/>
      </w:r>
      <w:bookmarkEnd w:id="1523"/>
      <w:r w:rsidRPr="009957BB">
        <w:rPr>
          <w:rStyle w:val="ae"/>
          <w:rFonts w:hint="eastAsia"/>
          <w:noProof/>
        </w:rPr>
        <w:t>@Yijing YJ29 Yang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可能的本体需求</w:t>
      </w:r>
    </w:p>
  </w:comment>
  <w:comment w:id="1540" w:author="Hannan HN1 Han | 韩汉男" w:date="2026-04-03T17:26:00Z" w:initials="HH">
    <w:p w14:paraId="2D45D06A" w14:textId="0B35FEDC" w:rsidR="00454B94" w:rsidRDefault="00454B94" w:rsidP="00454B94">
      <w:pPr>
        <w:pStyle w:val="CommentText1"/>
        <w:rPr>
          <w:rFonts w:hint="eastAsia"/>
        </w:rPr>
      </w:pPr>
      <w:r>
        <w:rPr>
          <w:rStyle w:val="CommentReference1"/>
          <w:rFonts w:hint="eastAsia"/>
        </w:rPr>
        <w:annotationRef/>
      </w:r>
      <w:r>
        <w:rPr>
          <w:rFonts w:hint="eastAsia"/>
        </w:rPr>
        <w:fldChar w:fldCharType="begin"/>
      </w:r>
      <w:r>
        <w:rPr>
          <w:rFonts w:hint="eastAsia"/>
        </w:rPr>
        <w:instrText>HYPERLINK "mailto:yangyj29@Lenovo.com"</w:instrText>
      </w:r>
      <w:r>
        <w:rPr>
          <w:rFonts w:hint="eastAsia"/>
        </w:rPr>
      </w:r>
      <w:bookmarkStart w:id="1541" w:name="_@_78C1BD6B27CB4AF588F29D3C4CA157DAZ"/>
      <w:r>
        <w:rPr>
          <w:rFonts w:hint="eastAsia"/>
        </w:rPr>
        <w:fldChar w:fldCharType="separate"/>
      </w:r>
      <w:bookmarkEnd w:id="1541"/>
      <w:r w:rsidRPr="00454B94">
        <w:rPr>
          <w:rStyle w:val="ae"/>
          <w:rFonts w:hint="eastAsia"/>
          <w:noProof/>
        </w:rPr>
        <w:t>@Yijing YJ29 Yang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Agent 需求？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0C2660" w15:done="0"/>
  <w15:commentEx w15:paraId="3E7AAE1B" w15:done="0"/>
  <w15:commentEx w15:paraId="67B68304" w15:done="0"/>
  <w15:commentEx w15:paraId="220AE6E5" w15:done="0"/>
  <w15:commentEx w15:paraId="2D45D0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CBC950" w16cex:dateUtc="2026-04-03T06:54:00Z"/>
  <w16cex:commentExtensible w16cex:durableId="1D8C1739" w16cex:dateUtc="2026-04-03T07:11:00Z"/>
  <w16cex:commentExtensible w16cex:durableId="62181442" w16cex:dateUtc="2026-04-03T06:56:00Z"/>
  <w16cex:commentExtensible w16cex:durableId="015D351A" w16cex:dateUtc="2026-04-03T08:59:00Z"/>
  <w16cex:commentExtensible w16cex:durableId="0C884CFF" w16cex:dateUtc="2026-04-03T0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0C2660" w16cid:durableId="20CBC950"/>
  <w16cid:commentId w16cid:paraId="3E7AAE1B" w16cid:durableId="1D8C1739"/>
  <w16cid:commentId w16cid:paraId="67B68304" w16cid:durableId="62181442"/>
  <w16cid:commentId w16cid:paraId="220AE6E5" w16cid:durableId="015D351A"/>
  <w16cid:commentId w16cid:paraId="2D45D06A" w16cid:durableId="0C884C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4429" w14:textId="77777777" w:rsidR="00B334D1" w:rsidRDefault="00B334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902468" w14:textId="77777777" w:rsidR="00B334D1" w:rsidRDefault="00B334D1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1488A0E8" w14:textId="77777777" w:rsidR="00B334D1" w:rsidRDefault="00B334D1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EC6B" w14:textId="77777777" w:rsidR="00B334D1" w:rsidRDefault="00B334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0428E4" w14:textId="77777777" w:rsidR="00B334D1" w:rsidRDefault="00B334D1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6BABA83C" w14:textId="77777777" w:rsidR="00B334D1" w:rsidRDefault="00B334D1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0E2"/>
    <w:multiLevelType w:val="multilevel"/>
    <w:tmpl w:val="BB2AF2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55BD6"/>
    <w:multiLevelType w:val="multilevel"/>
    <w:tmpl w:val="D55E2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B96A24"/>
    <w:multiLevelType w:val="multilevel"/>
    <w:tmpl w:val="5824C8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C95274"/>
    <w:multiLevelType w:val="multilevel"/>
    <w:tmpl w:val="FD067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055558"/>
    <w:multiLevelType w:val="multilevel"/>
    <w:tmpl w:val="C3D081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75179B"/>
    <w:multiLevelType w:val="multilevel"/>
    <w:tmpl w:val="A4EA1C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7B78A3"/>
    <w:multiLevelType w:val="multilevel"/>
    <w:tmpl w:val="AB3E074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7D42D4"/>
    <w:multiLevelType w:val="multilevel"/>
    <w:tmpl w:val="24402FF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2940EC7"/>
    <w:multiLevelType w:val="multilevel"/>
    <w:tmpl w:val="33CEE6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29675EF"/>
    <w:multiLevelType w:val="multilevel"/>
    <w:tmpl w:val="269479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D01553"/>
    <w:multiLevelType w:val="multilevel"/>
    <w:tmpl w:val="9C70E0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E82FDC"/>
    <w:multiLevelType w:val="multilevel"/>
    <w:tmpl w:val="A13851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3260AD6"/>
    <w:multiLevelType w:val="multilevel"/>
    <w:tmpl w:val="C0C86A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345155E"/>
    <w:multiLevelType w:val="multilevel"/>
    <w:tmpl w:val="F98037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35051C4"/>
    <w:multiLevelType w:val="multilevel"/>
    <w:tmpl w:val="4AD8C42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3515ED1"/>
    <w:multiLevelType w:val="multilevel"/>
    <w:tmpl w:val="9356E3D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4B11A13"/>
    <w:multiLevelType w:val="multilevel"/>
    <w:tmpl w:val="E0B635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B24B9E"/>
    <w:multiLevelType w:val="multilevel"/>
    <w:tmpl w:val="40AC738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50C4CBC"/>
    <w:multiLevelType w:val="multilevel"/>
    <w:tmpl w:val="1346A6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50E12F7"/>
    <w:multiLevelType w:val="multilevel"/>
    <w:tmpl w:val="7B2246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544333A"/>
    <w:multiLevelType w:val="multilevel"/>
    <w:tmpl w:val="FCBC45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55B2238"/>
    <w:multiLevelType w:val="multilevel"/>
    <w:tmpl w:val="0E621730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5B947B3"/>
    <w:multiLevelType w:val="multilevel"/>
    <w:tmpl w:val="BCF0D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5D72EF5"/>
    <w:multiLevelType w:val="multilevel"/>
    <w:tmpl w:val="5D26D77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602243C"/>
    <w:multiLevelType w:val="multilevel"/>
    <w:tmpl w:val="A10237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6646B6B"/>
    <w:multiLevelType w:val="multilevel"/>
    <w:tmpl w:val="6EF2BD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6907B06"/>
    <w:multiLevelType w:val="multilevel"/>
    <w:tmpl w:val="E3EC51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7127390"/>
    <w:multiLevelType w:val="multilevel"/>
    <w:tmpl w:val="4FBE7F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7B7388B"/>
    <w:multiLevelType w:val="multilevel"/>
    <w:tmpl w:val="CF76783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87A4E0F"/>
    <w:multiLevelType w:val="multilevel"/>
    <w:tmpl w:val="A3F22D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8D50402"/>
    <w:multiLevelType w:val="multilevel"/>
    <w:tmpl w:val="FE4A0F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91E6E41"/>
    <w:multiLevelType w:val="multilevel"/>
    <w:tmpl w:val="F99A42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98E35FE"/>
    <w:multiLevelType w:val="multilevel"/>
    <w:tmpl w:val="025CBACE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A366B93"/>
    <w:multiLevelType w:val="multilevel"/>
    <w:tmpl w:val="6944B7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A534358"/>
    <w:multiLevelType w:val="multilevel"/>
    <w:tmpl w:val="B33C94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A58024A"/>
    <w:multiLevelType w:val="multilevel"/>
    <w:tmpl w:val="F90AB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A853931"/>
    <w:multiLevelType w:val="multilevel"/>
    <w:tmpl w:val="BEA2D5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ACF5258"/>
    <w:multiLevelType w:val="multilevel"/>
    <w:tmpl w:val="7C52C8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AFF7F44"/>
    <w:multiLevelType w:val="multilevel"/>
    <w:tmpl w:val="51D000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B033044"/>
    <w:multiLevelType w:val="multilevel"/>
    <w:tmpl w:val="D4AEAC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B740D42"/>
    <w:multiLevelType w:val="multilevel"/>
    <w:tmpl w:val="AFA49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B7532E0"/>
    <w:multiLevelType w:val="multilevel"/>
    <w:tmpl w:val="FB685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BA73510"/>
    <w:multiLevelType w:val="multilevel"/>
    <w:tmpl w:val="D69C9906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BC11EF1"/>
    <w:multiLevelType w:val="multilevel"/>
    <w:tmpl w:val="8BC4561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BC408FD"/>
    <w:multiLevelType w:val="multilevel"/>
    <w:tmpl w:val="F9C470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C2779B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6" w15:restartNumberingAfterBreak="0">
    <w:nsid w:val="0C3A3426"/>
    <w:multiLevelType w:val="multilevel"/>
    <w:tmpl w:val="9AF8C4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CDB4DCA"/>
    <w:multiLevelType w:val="multilevel"/>
    <w:tmpl w:val="13609E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CF8EE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9" w15:restartNumberingAfterBreak="0">
    <w:nsid w:val="0D0122DA"/>
    <w:multiLevelType w:val="multilevel"/>
    <w:tmpl w:val="72ACBB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D330A41"/>
    <w:multiLevelType w:val="multilevel"/>
    <w:tmpl w:val="0018F9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D3D08CF"/>
    <w:multiLevelType w:val="multilevel"/>
    <w:tmpl w:val="499EBA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D5D5DB8"/>
    <w:multiLevelType w:val="multilevel"/>
    <w:tmpl w:val="4BF699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D6D3736"/>
    <w:multiLevelType w:val="multilevel"/>
    <w:tmpl w:val="B6EAB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D8E2724"/>
    <w:multiLevelType w:val="multilevel"/>
    <w:tmpl w:val="AACAA9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DAF21B4"/>
    <w:multiLevelType w:val="multilevel"/>
    <w:tmpl w:val="5636C2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DEB1F25"/>
    <w:multiLevelType w:val="multilevel"/>
    <w:tmpl w:val="F4EA75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EC37BB7"/>
    <w:multiLevelType w:val="multilevel"/>
    <w:tmpl w:val="B8F66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ECA03D1"/>
    <w:multiLevelType w:val="multilevel"/>
    <w:tmpl w:val="106AFE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EFF78C3"/>
    <w:multiLevelType w:val="multilevel"/>
    <w:tmpl w:val="620E26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F1E1F50"/>
    <w:multiLevelType w:val="multilevel"/>
    <w:tmpl w:val="0024A8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F2E78B1"/>
    <w:multiLevelType w:val="multilevel"/>
    <w:tmpl w:val="F82EC6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FFA1957"/>
    <w:multiLevelType w:val="multilevel"/>
    <w:tmpl w:val="BAB09E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0263CC1"/>
    <w:multiLevelType w:val="multilevel"/>
    <w:tmpl w:val="F758AC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0ED7F07"/>
    <w:multiLevelType w:val="multilevel"/>
    <w:tmpl w:val="FD846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103523B"/>
    <w:multiLevelType w:val="multilevel"/>
    <w:tmpl w:val="AC802B0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115154D"/>
    <w:multiLevelType w:val="multilevel"/>
    <w:tmpl w:val="C90A0EC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1872082"/>
    <w:multiLevelType w:val="multilevel"/>
    <w:tmpl w:val="A3F8074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1FD3946"/>
    <w:multiLevelType w:val="multilevel"/>
    <w:tmpl w:val="FC8A08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21B448E"/>
    <w:multiLevelType w:val="multilevel"/>
    <w:tmpl w:val="9ED284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2366231"/>
    <w:multiLevelType w:val="multilevel"/>
    <w:tmpl w:val="912855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24E7C55"/>
    <w:multiLevelType w:val="multilevel"/>
    <w:tmpl w:val="59A0CB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307347E"/>
    <w:multiLevelType w:val="multilevel"/>
    <w:tmpl w:val="292CE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39A2FE4"/>
    <w:multiLevelType w:val="multilevel"/>
    <w:tmpl w:val="F42611E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3C11071"/>
    <w:multiLevelType w:val="multilevel"/>
    <w:tmpl w:val="E1FAB4A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44671C2"/>
    <w:multiLevelType w:val="multilevel"/>
    <w:tmpl w:val="E08E6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50C27EF"/>
    <w:multiLevelType w:val="multilevel"/>
    <w:tmpl w:val="73D405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59352DE"/>
    <w:multiLevelType w:val="multilevel"/>
    <w:tmpl w:val="B6543F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5E9404D"/>
    <w:multiLevelType w:val="multilevel"/>
    <w:tmpl w:val="365020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6555E90"/>
    <w:multiLevelType w:val="multilevel"/>
    <w:tmpl w:val="E806B3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68522DF"/>
    <w:multiLevelType w:val="multilevel"/>
    <w:tmpl w:val="FBAE0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68D587E"/>
    <w:multiLevelType w:val="multilevel"/>
    <w:tmpl w:val="5726D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6B75E15"/>
    <w:multiLevelType w:val="multilevel"/>
    <w:tmpl w:val="FFFFFFFF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decimal"/>
      <w:lvlText w:val="%1.%2."/>
      <w:lvlJc w:val="left"/>
      <w:pPr>
        <w:ind w:left="1500" w:hanging="360"/>
      </w:pPr>
    </w:lvl>
    <w:lvl w:ilvl="2">
      <w:start w:val="1"/>
      <w:numFmt w:val="decimal"/>
      <w:lvlText w:val="%1.%2.%3."/>
      <w:lvlJc w:val="left"/>
      <w:pPr>
        <w:ind w:left="2220" w:hanging="180"/>
      </w:pPr>
    </w:lvl>
    <w:lvl w:ilvl="3">
      <w:start w:val="1"/>
      <w:numFmt w:val="decimal"/>
      <w:lvlText w:val="%1.%2.%3.%4."/>
      <w:lvlJc w:val="left"/>
      <w:pPr>
        <w:ind w:left="2940" w:hanging="360"/>
      </w:pPr>
    </w:lvl>
    <w:lvl w:ilvl="4">
      <w:start w:val="1"/>
      <w:numFmt w:val="decimal"/>
      <w:lvlText w:val="%1.%2.%3.%4.%5."/>
      <w:lvlJc w:val="left"/>
      <w:pPr>
        <w:ind w:left="3660" w:hanging="360"/>
      </w:pPr>
    </w:lvl>
    <w:lvl w:ilvl="5">
      <w:start w:val="1"/>
      <w:numFmt w:val="decimal"/>
      <w:lvlText w:val="%1.%2.%3.%4.%5.%6."/>
      <w:lvlJc w:val="left"/>
      <w:pPr>
        <w:ind w:left="4380" w:hanging="180"/>
      </w:pPr>
    </w:lvl>
    <w:lvl w:ilvl="6">
      <w:start w:val="1"/>
      <w:numFmt w:val="decimal"/>
      <w:lvlText w:val="%1.%2.%3.%4.%5.%6.%7."/>
      <w:lvlJc w:val="left"/>
      <w:pPr>
        <w:ind w:left="5100" w:hanging="360"/>
      </w:pPr>
    </w:lvl>
    <w:lvl w:ilvl="7">
      <w:start w:val="1"/>
      <w:numFmt w:val="decimal"/>
      <w:lvlText w:val="%1.%2.%3.%4.%5.%6.%7.%8."/>
      <w:lvlJc w:val="left"/>
      <w:pPr>
        <w:ind w:left="5820" w:hanging="360"/>
      </w:pPr>
    </w:lvl>
    <w:lvl w:ilvl="8">
      <w:start w:val="1"/>
      <w:numFmt w:val="decimal"/>
      <w:lvlText w:val="%1.%2.%3.%4.%5.%6.%7.%8.%9."/>
      <w:lvlJc w:val="left"/>
      <w:pPr>
        <w:ind w:left="6540" w:hanging="180"/>
      </w:pPr>
    </w:lvl>
  </w:abstractNum>
  <w:abstractNum w:abstractNumId="83" w15:restartNumberingAfterBreak="0">
    <w:nsid w:val="17960FA1"/>
    <w:multiLevelType w:val="multilevel"/>
    <w:tmpl w:val="76AC35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7961B81"/>
    <w:multiLevelType w:val="multilevel"/>
    <w:tmpl w:val="C16E0B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8176C58"/>
    <w:multiLevelType w:val="multilevel"/>
    <w:tmpl w:val="4F587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82447E0"/>
    <w:multiLevelType w:val="multilevel"/>
    <w:tmpl w:val="464AD7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8437B92"/>
    <w:multiLevelType w:val="multilevel"/>
    <w:tmpl w:val="B776CA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855244A"/>
    <w:multiLevelType w:val="multilevel"/>
    <w:tmpl w:val="C8923A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8565C1D"/>
    <w:multiLevelType w:val="multilevel"/>
    <w:tmpl w:val="363636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8FF2390"/>
    <w:multiLevelType w:val="multilevel"/>
    <w:tmpl w:val="52ACE0D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057F84"/>
    <w:multiLevelType w:val="multilevel"/>
    <w:tmpl w:val="79C8918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9382C39"/>
    <w:multiLevelType w:val="multilevel"/>
    <w:tmpl w:val="8A7659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9BF6530"/>
    <w:multiLevelType w:val="multilevel"/>
    <w:tmpl w:val="5824E3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9DD7B0C"/>
    <w:multiLevelType w:val="multilevel"/>
    <w:tmpl w:val="7EB8B77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9E10F34"/>
    <w:multiLevelType w:val="multilevel"/>
    <w:tmpl w:val="F6DC1D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ACA6459"/>
    <w:multiLevelType w:val="multilevel"/>
    <w:tmpl w:val="0540DD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AE44C81"/>
    <w:multiLevelType w:val="multilevel"/>
    <w:tmpl w:val="6DDAAD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AED1DBF"/>
    <w:multiLevelType w:val="multilevel"/>
    <w:tmpl w:val="A80C63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AED2C07"/>
    <w:multiLevelType w:val="multilevel"/>
    <w:tmpl w:val="A64C53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AFF5026"/>
    <w:multiLevelType w:val="multilevel"/>
    <w:tmpl w:val="1F5C6A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B1653AA"/>
    <w:multiLevelType w:val="multilevel"/>
    <w:tmpl w:val="E3502D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BAD641C"/>
    <w:multiLevelType w:val="multilevel"/>
    <w:tmpl w:val="8D22F048"/>
    <w:lvl w:ilvl="0">
      <w:start w:val="4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BC03BC7"/>
    <w:multiLevelType w:val="multilevel"/>
    <w:tmpl w:val="F2D6C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C1C1CEE"/>
    <w:multiLevelType w:val="multilevel"/>
    <w:tmpl w:val="2834DB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CB21685"/>
    <w:multiLevelType w:val="multilevel"/>
    <w:tmpl w:val="5018FD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D0217C0"/>
    <w:multiLevelType w:val="multilevel"/>
    <w:tmpl w:val="CB8AE4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D102CC6"/>
    <w:multiLevelType w:val="multilevel"/>
    <w:tmpl w:val="A1D4D93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D1C61DE"/>
    <w:multiLevelType w:val="multilevel"/>
    <w:tmpl w:val="A1CA71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D225263"/>
    <w:multiLevelType w:val="multilevel"/>
    <w:tmpl w:val="DE0AC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D754F2E"/>
    <w:multiLevelType w:val="multilevel"/>
    <w:tmpl w:val="A838DD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D783C98"/>
    <w:multiLevelType w:val="multilevel"/>
    <w:tmpl w:val="C5E8FFB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DC42C30"/>
    <w:multiLevelType w:val="multilevel"/>
    <w:tmpl w:val="E954C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DFA48A8"/>
    <w:multiLevelType w:val="multilevel"/>
    <w:tmpl w:val="1DEA0F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E100FE4"/>
    <w:multiLevelType w:val="multilevel"/>
    <w:tmpl w:val="7E1C5A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E777BA1"/>
    <w:multiLevelType w:val="multilevel"/>
    <w:tmpl w:val="21503C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E9D1C44"/>
    <w:multiLevelType w:val="multilevel"/>
    <w:tmpl w:val="0A025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EA838AA"/>
    <w:multiLevelType w:val="multilevel"/>
    <w:tmpl w:val="1584AC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F3564F8"/>
    <w:multiLevelType w:val="multilevel"/>
    <w:tmpl w:val="95EC28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F6056F7"/>
    <w:multiLevelType w:val="multilevel"/>
    <w:tmpl w:val="386272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F820408"/>
    <w:multiLevelType w:val="multilevel"/>
    <w:tmpl w:val="99D297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FA36B63"/>
    <w:multiLevelType w:val="multilevel"/>
    <w:tmpl w:val="18C8F3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FB21BD8"/>
    <w:multiLevelType w:val="multilevel"/>
    <w:tmpl w:val="E9A035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FC750FB"/>
    <w:multiLevelType w:val="multilevel"/>
    <w:tmpl w:val="D4069F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0B03864"/>
    <w:multiLevelType w:val="multilevel"/>
    <w:tmpl w:val="46D6F5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20C85895"/>
    <w:multiLevelType w:val="multilevel"/>
    <w:tmpl w:val="04BCE91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14F7A3D"/>
    <w:multiLevelType w:val="multilevel"/>
    <w:tmpl w:val="A2FAFF4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1A02ADE"/>
    <w:multiLevelType w:val="multilevel"/>
    <w:tmpl w:val="7366A7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1DB071D"/>
    <w:multiLevelType w:val="multilevel"/>
    <w:tmpl w:val="24A679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2890BC0"/>
    <w:multiLevelType w:val="multilevel"/>
    <w:tmpl w:val="EDACA16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2C923EF"/>
    <w:multiLevelType w:val="multilevel"/>
    <w:tmpl w:val="661832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2D0433E"/>
    <w:multiLevelType w:val="multilevel"/>
    <w:tmpl w:val="AC8E63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32C023E"/>
    <w:multiLevelType w:val="multilevel"/>
    <w:tmpl w:val="6C44D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35A7307"/>
    <w:multiLevelType w:val="multilevel"/>
    <w:tmpl w:val="3266DB2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4225A79"/>
    <w:multiLevelType w:val="multilevel"/>
    <w:tmpl w:val="1584F0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44E75D6"/>
    <w:multiLevelType w:val="multilevel"/>
    <w:tmpl w:val="C42665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46978F1"/>
    <w:multiLevelType w:val="multilevel"/>
    <w:tmpl w:val="2CA2B8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49B17DB"/>
    <w:multiLevelType w:val="multilevel"/>
    <w:tmpl w:val="D486D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4C30396"/>
    <w:multiLevelType w:val="multilevel"/>
    <w:tmpl w:val="A198D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4DB0FD3"/>
    <w:multiLevelType w:val="multilevel"/>
    <w:tmpl w:val="8BDE3B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4DD734F"/>
    <w:multiLevelType w:val="multilevel"/>
    <w:tmpl w:val="B99E62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54D3792"/>
    <w:multiLevelType w:val="multilevel"/>
    <w:tmpl w:val="56FA30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56727AA"/>
    <w:multiLevelType w:val="multilevel"/>
    <w:tmpl w:val="B1106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5AF6392"/>
    <w:multiLevelType w:val="multilevel"/>
    <w:tmpl w:val="5C382B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5FE321F"/>
    <w:multiLevelType w:val="multilevel"/>
    <w:tmpl w:val="15221E1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6194754"/>
    <w:multiLevelType w:val="multilevel"/>
    <w:tmpl w:val="49C0E0C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65A7CFC"/>
    <w:multiLevelType w:val="multilevel"/>
    <w:tmpl w:val="3424C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66941CF"/>
    <w:multiLevelType w:val="multilevel"/>
    <w:tmpl w:val="C0FC22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66A6A4B"/>
    <w:multiLevelType w:val="multilevel"/>
    <w:tmpl w:val="202E0C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684602B"/>
    <w:multiLevelType w:val="multilevel"/>
    <w:tmpl w:val="2DBCE5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6C16AE4"/>
    <w:multiLevelType w:val="multilevel"/>
    <w:tmpl w:val="D7267E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74C38D3"/>
    <w:multiLevelType w:val="hybridMultilevel"/>
    <w:tmpl w:val="1BE8F17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2" w15:restartNumberingAfterBreak="0">
    <w:nsid w:val="2866061D"/>
    <w:multiLevelType w:val="multilevel"/>
    <w:tmpl w:val="7B6201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87F4642"/>
    <w:multiLevelType w:val="multilevel"/>
    <w:tmpl w:val="123287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89F04FC"/>
    <w:multiLevelType w:val="multilevel"/>
    <w:tmpl w:val="CA36F2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8F027C7"/>
    <w:multiLevelType w:val="multilevel"/>
    <w:tmpl w:val="7DBAC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94C7ACB"/>
    <w:multiLevelType w:val="multilevel"/>
    <w:tmpl w:val="238C01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94F6D91"/>
    <w:multiLevelType w:val="multilevel"/>
    <w:tmpl w:val="37FE90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966620F"/>
    <w:multiLevelType w:val="multilevel"/>
    <w:tmpl w:val="26DC0A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9D7655F"/>
    <w:multiLevelType w:val="multilevel"/>
    <w:tmpl w:val="6F5CB0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9ED2882"/>
    <w:multiLevelType w:val="multilevel"/>
    <w:tmpl w:val="794E3F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A1403E3"/>
    <w:multiLevelType w:val="multilevel"/>
    <w:tmpl w:val="861697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A250A76"/>
    <w:multiLevelType w:val="multilevel"/>
    <w:tmpl w:val="E6281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A582B47"/>
    <w:multiLevelType w:val="multilevel"/>
    <w:tmpl w:val="040CA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A5B29CB"/>
    <w:multiLevelType w:val="multilevel"/>
    <w:tmpl w:val="F240074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AE41820"/>
    <w:multiLevelType w:val="multilevel"/>
    <w:tmpl w:val="71BCA0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B1860BB"/>
    <w:multiLevelType w:val="multilevel"/>
    <w:tmpl w:val="75E8CB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B687B7B"/>
    <w:multiLevelType w:val="multilevel"/>
    <w:tmpl w:val="F71C8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C021526"/>
    <w:multiLevelType w:val="multilevel"/>
    <w:tmpl w:val="1D524E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C2541A9"/>
    <w:multiLevelType w:val="multilevel"/>
    <w:tmpl w:val="3E4AEA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D316E45"/>
    <w:multiLevelType w:val="multilevel"/>
    <w:tmpl w:val="4E022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D7C3B3B"/>
    <w:multiLevelType w:val="multilevel"/>
    <w:tmpl w:val="F1CC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D863542"/>
    <w:multiLevelType w:val="multilevel"/>
    <w:tmpl w:val="E572D9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DAC5F63"/>
    <w:multiLevelType w:val="multilevel"/>
    <w:tmpl w:val="386611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E10465F"/>
    <w:multiLevelType w:val="multilevel"/>
    <w:tmpl w:val="DD628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E7D32E0"/>
    <w:multiLevelType w:val="multilevel"/>
    <w:tmpl w:val="0CF68D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ED1505F"/>
    <w:multiLevelType w:val="multilevel"/>
    <w:tmpl w:val="04AEF63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EEA1610"/>
    <w:multiLevelType w:val="multilevel"/>
    <w:tmpl w:val="31CE13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F0C1CE2"/>
    <w:multiLevelType w:val="multilevel"/>
    <w:tmpl w:val="76DE8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F627422"/>
    <w:multiLevelType w:val="multilevel"/>
    <w:tmpl w:val="2BC460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F6C6CE3"/>
    <w:multiLevelType w:val="multilevel"/>
    <w:tmpl w:val="FC6EBE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F742B37"/>
    <w:multiLevelType w:val="multilevel"/>
    <w:tmpl w:val="4C0CFD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F9E028D"/>
    <w:multiLevelType w:val="multilevel"/>
    <w:tmpl w:val="1CFC63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FB874AD"/>
    <w:multiLevelType w:val="multilevel"/>
    <w:tmpl w:val="AE766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FE2293E"/>
    <w:multiLevelType w:val="multilevel"/>
    <w:tmpl w:val="EAD47F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3020059C"/>
    <w:multiLevelType w:val="multilevel"/>
    <w:tmpl w:val="D2AA75E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30253BD1"/>
    <w:multiLevelType w:val="multilevel"/>
    <w:tmpl w:val="E27C46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306122DB"/>
    <w:multiLevelType w:val="multilevel"/>
    <w:tmpl w:val="10F629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06B2FB9"/>
    <w:multiLevelType w:val="multilevel"/>
    <w:tmpl w:val="15EC75E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30944EF7"/>
    <w:multiLevelType w:val="multilevel"/>
    <w:tmpl w:val="4100F0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31217177"/>
    <w:multiLevelType w:val="multilevel"/>
    <w:tmpl w:val="4F4699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31651F01"/>
    <w:multiLevelType w:val="multilevel"/>
    <w:tmpl w:val="3F5C3A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31D906AE"/>
    <w:multiLevelType w:val="multilevel"/>
    <w:tmpl w:val="EA648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32080B3E"/>
    <w:multiLevelType w:val="multilevel"/>
    <w:tmpl w:val="D5C6BD00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322D34C0"/>
    <w:multiLevelType w:val="multilevel"/>
    <w:tmpl w:val="F2A428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32552027"/>
    <w:multiLevelType w:val="multilevel"/>
    <w:tmpl w:val="51187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326511F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7" w15:restartNumberingAfterBreak="0">
    <w:nsid w:val="335A354C"/>
    <w:multiLevelType w:val="multilevel"/>
    <w:tmpl w:val="C61807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33DF3844"/>
    <w:multiLevelType w:val="multilevel"/>
    <w:tmpl w:val="8D6840E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33E17381"/>
    <w:multiLevelType w:val="multilevel"/>
    <w:tmpl w:val="F55C5D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342C3333"/>
    <w:multiLevelType w:val="multilevel"/>
    <w:tmpl w:val="C28E434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348503F3"/>
    <w:multiLevelType w:val="multilevel"/>
    <w:tmpl w:val="521EBD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34F6037B"/>
    <w:multiLevelType w:val="multilevel"/>
    <w:tmpl w:val="45AA1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34FD1C41"/>
    <w:multiLevelType w:val="multilevel"/>
    <w:tmpl w:val="285E20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35042279"/>
    <w:multiLevelType w:val="multilevel"/>
    <w:tmpl w:val="5DA059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52465D5"/>
    <w:multiLevelType w:val="multilevel"/>
    <w:tmpl w:val="F044ED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52F1BFE"/>
    <w:multiLevelType w:val="multilevel"/>
    <w:tmpl w:val="393295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5C45722"/>
    <w:multiLevelType w:val="multilevel"/>
    <w:tmpl w:val="07E657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6081839"/>
    <w:multiLevelType w:val="multilevel"/>
    <w:tmpl w:val="07687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65A5E45"/>
    <w:multiLevelType w:val="multilevel"/>
    <w:tmpl w:val="B3E275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6603CE4"/>
    <w:multiLevelType w:val="multilevel"/>
    <w:tmpl w:val="866ED0BA"/>
    <w:lvl w:ilvl="0">
      <w:start w:val="5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67C6B24"/>
    <w:multiLevelType w:val="multilevel"/>
    <w:tmpl w:val="0A1E6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684308E"/>
    <w:multiLevelType w:val="multilevel"/>
    <w:tmpl w:val="00A4D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7382E88"/>
    <w:multiLevelType w:val="multilevel"/>
    <w:tmpl w:val="A030E1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7480C85"/>
    <w:multiLevelType w:val="multilevel"/>
    <w:tmpl w:val="F7168D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7822956"/>
    <w:multiLevelType w:val="multilevel"/>
    <w:tmpl w:val="2B98DA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7917B3C"/>
    <w:multiLevelType w:val="multilevel"/>
    <w:tmpl w:val="25B866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7AF7682"/>
    <w:multiLevelType w:val="multilevel"/>
    <w:tmpl w:val="51A488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7D23AAD"/>
    <w:multiLevelType w:val="multilevel"/>
    <w:tmpl w:val="58C022A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81251CF"/>
    <w:multiLevelType w:val="multilevel"/>
    <w:tmpl w:val="975E89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820612E"/>
    <w:multiLevelType w:val="multilevel"/>
    <w:tmpl w:val="F118AE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84864D7"/>
    <w:multiLevelType w:val="multilevel"/>
    <w:tmpl w:val="9B409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85146E2"/>
    <w:multiLevelType w:val="multilevel"/>
    <w:tmpl w:val="2CB0DB5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85D173E"/>
    <w:multiLevelType w:val="multilevel"/>
    <w:tmpl w:val="CAF6F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8820FCA"/>
    <w:multiLevelType w:val="multilevel"/>
    <w:tmpl w:val="CBE6A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8D57799"/>
    <w:multiLevelType w:val="multilevel"/>
    <w:tmpl w:val="0C5A5D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9553AAB"/>
    <w:multiLevelType w:val="multilevel"/>
    <w:tmpl w:val="FBC8A9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960606C"/>
    <w:multiLevelType w:val="multilevel"/>
    <w:tmpl w:val="D87C8E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9692FC5"/>
    <w:multiLevelType w:val="multilevel"/>
    <w:tmpl w:val="CBAE78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9937FA5"/>
    <w:multiLevelType w:val="multilevel"/>
    <w:tmpl w:val="FFFFFFFF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decimal"/>
      <w:lvlText w:val="%1.%2."/>
      <w:lvlJc w:val="left"/>
      <w:pPr>
        <w:ind w:left="1500" w:hanging="360"/>
      </w:pPr>
    </w:lvl>
    <w:lvl w:ilvl="2">
      <w:start w:val="1"/>
      <w:numFmt w:val="decimal"/>
      <w:lvlText w:val="%1.%2.%3."/>
      <w:lvlJc w:val="left"/>
      <w:pPr>
        <w:ind w:left="2220" w:hanging="180"/>
      </w:pPr>
    </w:lvl>
    <w:lvl w:ilvl="3">
      <w:start w:val="1"/>
      <w:numFmt w:val="decimal"/>
      <w:lvlText w:val="%1.%2.%3.%4."/>
      <w:lvlJc w:val="left"/>
      <w:pPr>
        <w:ind w:left="2940" w:hanging="360"/>
      </w:pPr>
    </w:lvl>
    <w:lvl w:ilvl="4">
      <w:start w:val="1"/>
      <w:numFmt w:val="decimal"/>
      <w:lvlText w:val="%1.%2.%3.%4.%5."/>
      <w:lvlJc w:val="left"/>
      <w:pPr>
        <w:ind w:left="3660" w:hanging="360"/>
      </w:pPr>
    </w:lvl>
    <w:lvl w:ilvl="5">
      <w:start w:val="1"/>
      <w:numFmt w:val="decimal"/>
      <w:lvlText w:val="%1.%2.%3.%4.%5.%6."/>
      <w:lvlJc w:val="left"/>
      <w:pPr>
        <w:ind w:left="4380" w:hanging="180"/>
      </w:pPr>
    </w:lvl>
    <w:lvl w:ilvl="6">
      <w:start w:val="1"/>
      <w:numFmt w:val="decimal"/>
      <w:lvlText w:val="%1.%2.%3.%4.%5.%6.%7."/>
      <w:lvlJc w:val="left"/>
      <w:pPr>
        <w:ind w:left="5100" w:hanging="360"/>
      </w:pPr>
    </w:lvl>
    <w:lvl w:ilvl="7">
      <w:start w:val="1"/>
      <w:numFmt w:val="decimal"/>
      <w:lvlText w:val="%1.%2.%3.%4.%5.%6.%7.%8."/>
      <w:lvlJc w:val="left"/>
      <w:pPr>
        <w:ind w:left="5820" w:hanging="360"/>
      </w:pPr>
    </w:lvl>
    <w:lvl w:ilvl="8">
      <w:start w:val="1"/>
      <w:numFmt w:val="decimal"/>
      <w:lvlText w:val="%1.%2.%3.%4.%5.%6.%7.%8.%9."/>
      <w:lvlJc w:val="left"/>
      <w:pPr>
        <w:ind w:left="6540" w:hanging="180"/>
      </w:pPr>
    </w:lvl>
  </w:abstractNum>
  <w:abstractNum w:abstractNumId="230" w15:restartNumberingAfterBreak="0">
    <w:nsid w:val="39954B3D"/>
    <w:multiLevelType w:val="multilevel"/>
    <w:tmpl w:val="5934933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AB45155"/>
    <w:multiLevelType w:val="multilevel"/>
    <w:tmpl w:val="DD000A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AD67175"/>
    <w:multiLevelType w:val="multilevel"/>
    <w:tmpl w:val="F00484F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ADE23F5"/>
    <w:multiLevelType w:val="multilevel"/>
    <w:tmpl w:val="4B1C01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B00218C"/>
    <w:multiLevelType w:val="multilevel"/>
    <w:tmpl w:val="49A0E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B0D2A8E"/>
    <w:multiLevelType w:val="multilevel"/>
    <w:tmpl w:val="A01E3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B184F68"/>
    <w:multiLevelType w:val="multilevel"/>
    <w:tmpl w:val="3EA6C1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B1C6650"/>
    <w:multiLevelType w:val="multilevel"/>
    <w:tmpl w:val="AAC274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B2C4F37"/>
    <w:multiLevelType w:val="multilevel"/>
    <w:tmpl w:val="55BA1C2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B777C26"/>
    <w:multiLevelType w:val="multilevel"/>
    <w:tmpl w:val="3E56B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C1E7B11"/>
    <w:multiLevelType w:val="multilevel"/>
    <w:tmpl w:val="2A58EF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C387ACD"/>
    <w:multiLevelType w:val="multilevel"/>
    <w:tmpl w:val="9CEA3D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C485A77"/>
    <w:multiLevelType w:val="multilevel"/>
    <w:tmpl w:val="ABDA52E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C7E7110"/>
    <w:multiLevelType w:val="multilevel"/>
    <w:tmpl w:val="6ED2F2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C820698"/>
    <w:multiLevelType w:val="multilevel"/>
    <w:tmpl w:val="523667A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C8903F3"/>
    <w:multiLevelType w:val="multilevel"/>
    <w:tmpl w:val="40904F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C97231A"/>
    <w:multiLevelType w:val="multilevel"/>
    <w:tmpl w:val="C58894C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CCC230E"/>
    <w:multiLevelType w:val="multilevel"/>
    <w:tmpl w:val="36689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CFE165A"/>
    <w:multiLevelType w:val="multilevel"/>
    <w:tmpl w:val="80EA0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D0A6CFF"/>
    <w:multiLevelType w:val="multilevel"/>
    <w:tmpl w:val="94E471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DEF39AB"/>
    <w:multiLevelType w:val="multilevel"/>
    <w:tmpl w:val="1F2095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E046AF3"/>
    <w:multiLevelType w:val="multilevel"/>
    <w:tmpl w:val="857411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E80749E"/>
    <w:multiLevelType w:val="multilevel"/>
    <w:tmpl w:val="54DABA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E822F16"/>
    <w:multiLevelType w:val="multilevel"/>
    <w:tmpl w:val="54CEB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EA167CC"/>
    <w:multiLevelType w:val="multilevel"/>
    <w:tmpl w:val="A4DC1F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F5D0DA7"/>
    <w:multiLevelType w:val="multilevel"/>
    <w:tmpl w:val="E4E000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FD331C2"/>
    <w:multiLevelType w:val="multilevel"/>
    <w:tmpl w:val="4F8634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3FFD0C76"/>
    <w:multiLevelType w:val="multilevel"/>
    <w:tmpl w:val="9440F3D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40111908"/>
    <w:multiLevelType w:val="multilevel"/>
    <w:tmpl w:val="E95887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404C77E0"/>
    <w:multiLevelType w:val="multilevel"/>
    <w:tmpl w:val="18445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409B40AF"/>
    <w:multiLevelType w:val="multilevel"/>
    <w:tmpl w:val="5EF2C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40BC2E69"/>
    <w:multiLevelType w:val="multilevel"/>
    <w:tmpl w:val="5E02D9D0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40F41435"/>
    <w:multiLevelType w:val="multilevel"/>
    <w:tmpl w:val="C52E03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4114559F"/>
    <w:multiLevelType w:val="multilevel"/>
    <w:tmpl w:val="1084F8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4126115B"/>
    <w:multiLevelType w:val="multilevel"/>
    <w:tmpl w:val="1BF63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41CB4747"/>
    <w:multiLevelType w:val="multilevel"/>
    <w:tmpl w:val="40A8DD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4226676A"/>
    <w:multiLevelType w:val="multilevel"/>
    <w:tmpl w:val="47641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42B735E4"/>
    <w:multiLevelType w:val="multilevel"/>
    <w:tmpl w:val="6E88D5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42E50825"/>
    <w:multiLevelType w:val="multilevel"/>
    <w:tmpl w:val="2BA01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42F44AD1"/>
    <w:multiLevelType w:val="multilevel"/>
    <w:tmpl w:val="0088DD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43111C19"/>
    <w:multiLevelType w:val="multilevel"/>
    <w:tmpl w:val="5FB403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43490F7C"/>
    <w:multiLevelType w:val="multilevel"/>
    <w:tmpl w:val="5D0C0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43711150"/>
    <w:multiLevelType w:val="multilevel"/>
    <w:tmpl w:val="B442F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43943C4E"/>
    <w:multiLevelType w:val="hybridMultilevel"/>
    <w:tmpl w:val="80222C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4" w15:restartNumberingAfterBreak="0">
    <w:nsid w:val="43A37F08"/>
    <w:multiLevelType w:val="multilevel"/>
    <w:tmpl w:val="581209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3A55EDC"/>
    <w:multiLevelType w:val="multilevel"/>
    <w:tmpl w:val="C9960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41D4342"/>
    <w:multiLevelType w:val="multilevel"/>
    <w:tmpl w:val="1F4CF5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4356BC0"/>
    <w:multiLevelType w:val="multilevel"/>
    <w:tmpl w:val="F5705B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4425FFF"/>
    <w:multiLevelType w:val="multilevel"/>
    <w:tmpl w:val="2B4C4E5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51D3B23"/>
    <w:multiLevelType w:val="multilevel"/>
    <w:tmpl w:val="F87C31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5A352D2"/>
    <w:multiLevelType w:val="multilevel"/>
    <w:tmpl w:val="F45E3C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5F100C9"/>
    <w:multiLevelType w:val="multilevel"/>
    <w:tmpl w:val="A35A26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62F2D15"/>
    <w:multiLevelType w:val="multilevel"/>
    <w:tmpl w:val="56405D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6305BB4"/>
    <w:multiLevelType w:val="multilevel"/>
    <w:tmpl w:val="ADE818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66F5AD3"/>
    <w:multiLevelType w:val="multilevel"/>
    <w:tmpl w:val="191811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6B310A5"/>
    <w:multiLevelType w:val="multilevel"/>
    <w:tmpl w:val="8FF2D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6FB3F6F"/>
    <w:multiLevelType w:val="multilevel"/>
    <w:tmpl w:val="861099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7652472"/>
    <w:multiLevelType w:val="multilevel"/>
    <w:tmpl w:val="ABE888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7AE12C2"/>
    <w:multiLevelType w:val="multilevel"/>
    <w:tmpl w:val="A57C21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7CA61B9"/>
    <w:multiLevelType w:val="multilevel"/>
    <w:tmpl w:val="89005EC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8133D8B"/>
    <w:multiLevelType w:val="multilevel"/>
    <w:tmpl w:val="61F684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8193338"/>
    <w:multiLevelType w:val="multilevel"/>
    <w:tmpl w:val="5908E2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84369D0"/>
    <w:multiLevelType w:val="multilevel"/>
    <w:tmpl w:val="50A8B9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87564A7"/>
    <w:multiLevelType w:val="multilevel"/>
    <w:tmpl w:val="39FE57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88D1EDD"/>
    <w:multiLevelType w:val="multilevel"/>
    <w:tmpl w:val="51D27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900424B"/>
    <w:multiLevelType w:val="multilevel"/>
    <w:tmpl w:val="18E469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91157DD"/>
    <w:multiLevelType w:val="multilevel"/>
    <w:tmpl w:val="116475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97E21D0"/>
    <w:multiLevelType w:val="multilevel"/>
    <w:tmpl w:val="DC344ED8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9864C8C"/>
    <w:multiLevelType w:val="multilevel"/>
    <w:tmpl w:val="BD4462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9F57E03"/>
    <w:multiLevelType w:val="multilevel"/>
    <w:tmpl w:val="20801C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A141FFA"/>
    <w:multiLevelType w:val="hybridMultilevel"/>
    <w:tmpl w:val="BB5C4EB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1" w15:restartNumberingAfterBreak="0">
    <w:nsid w:val="4A224D3D"/>
    <w:multiLevelType w:val="multilevel"/>
    <w:tmpl w:val="CF744F6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A48718A"/>
    <w:multiLevelType w:val="multilevel"/>
    <w:tmpl w:val="F648A83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A56784A"/>
    <w:multiLevelType w:val="multilevel"/>
    <w:tmpl w:val="1592CD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A684198"/>
    <w:multiLevelType w:val="multilevel"/>
    <w:tmpl w:val="5D9CC6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AC519A3"/>
    <w:multiLevelType w:val="multilevel"/>
    <w:tmpl w:val="580E668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AD50E35"/>
    <w:multiLevelType w:val="multilevel"/>
    <w:tmpl w:val="4F3888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B3A2F41"/>
    <w:multiLevelType w:val="multilevel"/>
    <w:tmpl w:val="24C4D2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B4305B6"/>
    <w:multiLevelType w:val="multilevel"/>
    <w:tmpl w:val="A1FCE8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B665502"/>
    <w:multiLevelType w:val="multilevel"/>
    <w:tmpl w:val="CF70B8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BC753F9"/>
    <w:multiLevelType w:val="multilevel"/>
    <w:tmpl w:val="6A9C3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C192C08"/>
    <w:multiLevelType w:val="multilevel"/>
    <w:tmpl w:val="CA0CE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C633EA7"/>
    <w:multiLevelType w:val="multilevel"/>
    <w:tmpl w:val="998AC3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CA46557"/>
    <w:multiLevelType w:val="multilevel"/>
    <w:tmpl w:val="34A4F4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D72464B"/>
    <w:multiLevelType w:val="multilevel"/>
    <w:tmpl w:val="CFC2BF32"/>
    <w:lvl w:ilvl="0">
      <w:start w:val="4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D7C6660"/>
    <w:multiLevelType w:val="multilevel"/>
    <w:tmpl w:val="560EAB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D894F59"/>
    <w:multiLevelType w:val="multilevel"/>
    <w:tmpl w:val="8F60C8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D8C424C"/>
    <w:multiLevelType w:val="multilevel"/>
    <w:tmpl w:val="288A9E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DB737C8"/>
    <w:multiLevelType w:val="multilevel"/>
    <w:tmpl w:val="414EA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E277BF2"/>
    <w:multiLevelType w:val="multilevel"/>
    <w:tmpl w:val="949244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E2B033E"/>
    <w:multiLevelType w:val="multilevel"/>
    <w:tmpl w:val="42DEB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E3D34CC"/>
    <w:multiLevelType w:val="multilevel"/>
    <w:tmpl w:val="79ECDE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E6F455A"/>
    <w:multiLevelType w:val="multilevel"/>
    <w:tmpl w:val="B7247B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E8043E5"/>
    <w:multiLevelType w:val="multilevel"/>
    <w:tmpl w:val="BE205A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E8C07A0"/>
    <w:multiLevelType w:val="multilevel"/>
    <w:tmpl w:val="766CA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EAA28B1"/>
    <w:multiLevelType w:val="multilevel"/>
    <w:tmpl w:val="70FE23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F646B23"/>
    <w:multiLevelType w:val="multilevel"/>
    <w:tmpl w:val="D7EE50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500349C6"/>
    <w:multiLevelType w:val="multilevel"/>
    <w:tmpl w:val="EE12AF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5057723C"/>
    <w:multiLevelType w:val="multilevel"/>
    <w:tmpl w:val="6AE668E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505B73F6"/>
    <w:multiLevelType w:val="multilevel"/>
    <w:tmpl w:val="089CC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0906772"/>
    <w:multiLevelType w:val="multilevel"/>
    <w:tmpl w:val="78EA141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1561791"/>
    <w:multiLevelType w:val="multilevel"/>
    <w:tmpl w:val="AB160C8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1FD0E59"/>
    <w:multiLevelType w:val="multilevel"/>
    <w:tmpl w:val="1FB233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2432BB9"/>
    <w:multiLevelType w:val="multilevel"/>
    <w:tmpl w:val="40649F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25C5CB5"/>
    <w:multiLevelType w:val="multilevel"/>
    <w:tmpl w:val="AB72D3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2D03315"/>
    <w:multiLevelType w:val="multilevel"/>
    <w:tmpl w:val="E80468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31B79AD"/>
    <w:multiLevelType w:val="hybridMultilevel"/>
    <w:tmpl w:val="88D285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7" w15:restartNumberingAfterBreak="0">
    <w:nsid w:val="53645807"/>
    <w:multiLevelType w:val="multilevel"/>
    <w:tmpl w:val="753AC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3C32F46"/>
    <w:multiLevelType w:val="multilevel"/>
    <w:tmpl w:val="8BDC1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3E70D0E"/>
    <w:multiLevelType w:val="multilevel"/>
    <w:tmpl w:val="2BFA8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43D6D8E"/>
    <w:multiLevelType w:val="multilevel"/>
    <w:tmpl w:val="59A0D0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4405185"/>
    <w:multiLevelType w:val="multilevel"/>
    <w:tmpl w:val="4C12A9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456314C"/>
    <w:multiLevelType w:val="multilevel"/>
    <w:tmpl w:val="FE106A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49C2FA7"/>
    <w:multiLevelType w:val="multilevel"/>
    <w:tmpl w:val="AC5E4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4B15046"/>
    <w:multiLevelType w:val="multilevel"/>
    <w:tmpl w:val="BEB84E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4CB4893"/>
    <w:multiLevelType w:val="multilevel"/>
    <w:tmpl w:val="E13659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4E172C2"/>
    <w:multiLevelType w:val="multilevel"/>
    <w:tmpl w:val="7AEAC1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4EA6454"/>
    <w:multiLevelType w:val="multilevel"/>
    <w:tmpl w:val="56FA06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4FF06EB"/>
    <w:multiLevelType w:val="multilevel"/>
    <w:tmpl w:val="205CB7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5321886"/>
    <w:multiLevelType w:val="multilevel"/>
    <w:tmpl w:val="022233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54744D7"/>
    <w:multiLevelType w:val="multilevel"/>
    <w:tmpl w:val="6F06AB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55274DC"/>
    <w:multiLevelType w:val="multilevel"/>
    <w:tmpl w:val="BC4073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55B54BC"/>
    <w:multiLevelType w:val="multilevel"/>
    <w:tmpl w:val="105E3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5B25144"/>
    <w:multiLevelType w:val="multilevel"/>
    <w:tmpl w:val="A68E0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6CE63A0"/>
    <w:multiLevelType w:val="multilevel"/>
    <w:tmpl w:val="85BE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737141D"/>
    <w:multiLevelType w:val="multilevel"/>
    <w:tmpl w:val="7C9E2F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740756D"/>
    <w:multiLevelType w:val="multilevel"/>
    <w:tmpl w:val="467C52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74F33C2"/>
    <w:multiLevelType w:val="multilevel"/>
    <w:tmpl w:val="AD7C0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7551376"/>
    <w:multiLevelType w:val="multilevel"/>
    <w:tmpl w:val="9B50FD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7620BAD"/>
    <w:multiLevelType w:val="multilevel"/>
    <w:tmpl w:val="33E667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7645E60"/>
    <w:multiLevelType w:val="multilevel"/>
    <w:tmpl w:val="86A2731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7DD79DC"/>
    <w:multiLevelType w:val="multilevel"/>
    <w:tmpl w:val="5B30A7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8004D9B"/>
    <w:multiLevelType w:val="multilevel"/>
    <w:tmpl w:val="13DC3C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8323324"/>
    <w:multiLevelType w:val="multilevel"/>
    <w:tmpl w:val="77BA74C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83C420C"/>
    <w:multiLevelType w:val="multilevel"/>
    <w:tmpl w:val="247C2C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8B01679"/>
    <w:multiLevelType w:val="multilevel"/>
    <w:tmpl w:val="851AB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8FE4E88"/>
    <w:multiLevelType w:val="multilevel"/>
    <w:tmpl w:val="008A0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93A45B1"/>
    <w:multiLevelType w:val="multilevel"/>
    <w:tmpl w:val="BB5C4F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59427FCE"/>
    <w:multiLevelType w:val="multilevel"/>
    <w:tmpl w:val="A13C1EA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59711CB3"/>
    <w:multiLevelType w:val="multilevel"/>
    <w:tmpl w:val="82F200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59E273ED"/>
    <w:multiLevelType w:val="multilevel"/>
    <w:tmpl w:val="19D2F2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59F131DB"/>
    <w:multiLevelType w:val="multilevel"/>
    <w:tmpl w:val="9F6C9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5A3867CA"/>
    <w:multiLevelType w:val="multilevel"/>
    <w:tmpl w:val="07DC02C4"/>
    <w:lvl w:ilvl="0">
      <w:start w:val="6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5A732B9C"/>
    <w:multiLevelType w:val="multilevel"/>
    <w:tmpl w:val="645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996650"/>
    <w:multiLevelType w:val="multilevel"/>
    <w:tmpl w:val="CF6C08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5AC1744B"/>
    <w:multiLevelType w:val="multilevel"/>
    <w:tmpl w:val="5AB44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5AD27838"/>
    <w:multiLevelType w:val="multilevel"/>
    <w:tmpl w:val="C14408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5B493823"/>
    <w:multiLevelType w:val="multilevel"/>
    <w:tmpl w:val="8B20F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5B8B1CBC"/>
    <w:multiLevelType w:val="multilevel"/>
    <w:tmpl w:val="2BAE30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5BA7A5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80" w15:restartNumberingAfterBreak="0">
    <w:nsid w:val="5BBE5FC9"/>
    <w:multiLevelType w:val="multilevel"/>
    <w:tmpl w:val="CCAA15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5BF47562"/>
    <w:multiLevelType w:val="multilevel"/>
    <w:tmpl w:val="FCA63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5C270B19"/>
    <w:multiLevelType w:val="multilevel"/>
    <w:tmpl w:val="C9C40B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C63173B"/>
    <w:multiLevelType w:val="multilevel"/>
    <w:tmpl w:val="D8364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C754AD3"/>
    <w:multiLevelType w:val="multilevel"/>
    <w:tmpl w:val="6D721D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C9C0FA6"/>
    <w:multiLevelType w:val="multilevel"/>
    <w:tmpl w:val="18F85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CB55F7B"/>
    <w:multiLevelType w:val="multilevel"/>
    <w:tmpl w:val="7FE4E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CC963D9"/>
    <w:multiLevelType w:val="multilevel"/>
    <w:tmpl w:val="ABFEB49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D170946"/>
    <w:multiLevelType w:val="multilevel"/>
    <w:tmpl w:val="CA8E5A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D1F49D7"/>
    <w:multiLevelType w:val="multilevel"/>
    <w:tmpl w:val="05EEB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D920099"/>
    <w:multiLevelType w:val="multilevel"/>
    <w:tmpl w:val="4DB6C6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5E412255"/>
    <w:multiLevelType w:val="multilevel"/>
    <w:tmpl w:val="93860F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5E687D26"/>
    <w:multiLevelType w:val="multilevel"/>
    <w:tmpl w:val="C0E0FD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5E900990"/>
    <w:multiLevelType w:val="multilevel"/>
    <w:tmpl w:val="389622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5EFE7ADC"/>
    <w:multiLevelType w:val="multilevel"/>
    <w:tmpl w:val="36F47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5F0B6831"/>
    <w:multiLevelType w:val="multilevel"/>
    <w:tmpl w:val="E84E99D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5F0C2466"/>
    <w:multiLevelType w:val="multilevel"/>
    <w:tmpl w:val="112AC8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5F2A256A"/>
    <w:multiLevelType w:val="multilevel"/>
    <w:tmpl w:val="FD8446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5F730F19"/>
    <w:multiLevelType w:val="multilevel"/>
    <w:tmpl w:val="B77ED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5F7B4B7F"/>
    <w:multiLevelType w:val="multilevel"/>
    <w:tmpl w:val="2168FE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0195F9B"/>
    <w:multiLevelType w:val="multilevel"/>
    <w:tmpl w:val="2EA4B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60A97972"/>
    <w:multiLevelType w:val="multilevel"/>
    <w:tmpl w:val="A5A07C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0C661A5"/>
    <w:multiLevelType w:val="hybridMultilevel"/>
    <w:tmpl w:val="81B2021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3" w15:restartNumberingAfterBreak="0">
    <w:nsid w:val="60D055D0"/>
    <w:multiLevelType w:val="multilevel"/>
    <w:tmpl w:val="B2CE2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61567AF6"/>
    <w:multiLevelType w:val="multilevel"/>
    <w:tmpl w:val="EF1808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616A6B63"/>
    <w:multiLevelType w:val="multilevel"/>
    <w:tmpl w:val="EF5E9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619B39DF"/>
    <w:multiLevelType w:val="multilevel"/>
    <w:tmpl w:val="EDBE43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1DB539B"/>
    <w:multiLevelType w:val="multilevel"/>
    <w:tmpl w:val="619879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62176749"/>
    <w:multiLevelType w:val="multilevel"/>
    <w:tmpl w:val="60D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B206F1"/>
    <w:multiLevelType w:val="multilevel"/>
    <w:tmpl w:val="E0BC4D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62F2224D"/>
    <w:multiLevelType w:val="multilevel"/>
    <w:tmpl w:val="2F38D5A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633701F5"/>
    <w:multiLevelType w:val="multilevel"/>
    <w:tmpl w:val="80D60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63BB411B"/>
    <w:multiLevelType w:val="multilevel"/>
    <w:tmpl w:val="E7B0CF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6431680D"/>
    <w:multiLevelType w:val="multilevel"/>
    <w:tmpl w:val="06D6A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6490324F"/>
    <w:multiLevelType w:val="multilevel"/>
    <w:tmpl w:val="9DD8EE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64961399"/>
    <w:multiLevelType w:val="multilevel"/>
    <w:tmpl w:val="1AE40C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64C65443"/>
    <w:multiLevelType w:val="multilevel"/>
    <w:tmpl w:val="C94861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65900079"/>
    <w:multiLevelType w:val="multilevel"/>
    <w:tmpl w:val="85EE74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659C6592"/>
    <w:multiLevelType w:val="multilevel"/>
    <w:tmpl w:val="DAB02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665E7B18"/>
    <w:multiLevelType w:val="multilevel"/>
    <w:tmpl w:val="13761C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66A75C81"/>
    <w:multiLevelType w:val="multilevel"/>
    <w:tmpl w:val="17C09D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67138B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22" w15:restartNumberingAfterBreak="0">
    <w:nsid w:val="671D0085"/>
    <w:multiLevelType w:val="multilevel"/>
    <w:tmpl w:val="32AC63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67310419"/>
    <w:multiLevelType w:val="multilevel"/>
    <w:tmpl w:val="E06E5D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674752FC"/>
    <w:multiLevelType w:val="multilevel"/>
    <w:tmpl w:val="BFF0FEA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678C31C9"/>
    <w:multiLevelType w:val="multilevel"/>
    <w:tmpl w:val="541C4CF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68165DFF"/>
    <w:multiLevelType w:val="multilevel"/>
    <w:tmpl w:val="9EEC6E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685F52BA"/>
    <w:multiLevelType w:val="multilevel"/>
    <w:tmpl w:val="DFAC8C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687E04F9"/>
    <w:multiLevelType w:val="multilevel"/>
    <w:tmpl w:val="CC3495C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68956314"/>
    <w:multiLevelType w:val="multilevel"/>
    <w:tmpl w:val="74E86D2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689A2E0A"/>
    <w:multiLevelType w:val="multilevel"/>
    <w:tmpl w:val="DA22DD5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68D928DC"/>
    <w:multiLevelType w:val="multilevel"/>
    <w:tmpl w:val="81F869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68E605D9"/>
    <w:multiLevelType w:val="multilevel"/>
    <w:tmpl w:val="F498FB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69454B38"/>
    <w:multiLevelType w:val="multilevel"/>
    <w:tmpl w:val="E3FA6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69470785"/>
    <w:multiLevelType w:val="multilevel"/>
    <w:tmpl w:val="53A204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69FF168B"/>
    <w:multiLevelType w:val="multilevel"/>
    <w:tmpl w:val="338AC2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6A087A76"/>
    <w:multiLevelType w:val="multilevel"/>
    <w:tmpl w:val="90D4B8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6A2D7C3F"/>
    <w:multiLevelType w:val="multilevel"/>
    <w:tmpl w:val="81C04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6A9A5CD0"/>
    <w:multiLevelType w:val="multilevel"/>
    <w:tmpl w:val="E58CD4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6AB623EA"/>
    <w:multiLevelType w:val="multilevel"/>
    <w:tmpl w:val="FAAC62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6AD247E2"/>
    <w:multiLevelType w:val="multilevel"/>
    <w:tmpl w:val="E110B5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6B3B7695"/>
    <w:multiLevelType w:val="multilevel"/>
    <w:tmpl w:val="235E3D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6B6F4699"/>
    <w:multiLevelType w:val="multilevel"/>
    <w:tmpl w:val="604CA9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6C07292A"/>
    <w:multiLevelType w:val="multilevel"/>
    <w:tmpl w:val="E5F0B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6C2A4AE5"/>
    <w:multiLevelType w:val="multilevel"/>
    <w:tmpl w:val="D8F497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6C641917"/>
    <w:multiLevelType w:val="multilevel"/>
    <w:tmpl w:val="756072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6CC46DA7"/>
    <w:multiLevelType w:val="multilevel"/>
    <w:tmpl w:val="FF5894B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6CE7186E"/>
    <w:multiLevelType w:val="multilevel"/>
    <w:tmpl w:val="BC360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6D0E00BC"/>
    <w:multiLevelType w:val="multilevel"/>
    <w:tmpl w:val="95FA2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6D1E6194"/>
    <w:multiLevelType w:val="multilevel"/>
    <w:tmpl w:val="4BDCB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6D885894"/>
    <w:multiLevelType w:val="multilevel"/>
    <w:tmpl w:val="DE70F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6DCA36B3"/>
    <w:multiLevelType w:val="multilevel"/>
    <w:tmpl w:val="73A87A3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6E2A1C97"/>
    <w:multiLevelType w:val="multilevel"/>
    <w:tmpl w:val="0B4E0F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6F0B59BE"/>
    <w:multiLevelType w:val="multilevel"/>
    <w:tmpl w:val="3B78F9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6F362F13"/>
    <w:multiLevelType w:val="multilevel"/>
    <w:tmpl w:val="72B033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70390A89"/>
    <w:multiLevelType w:val="multilevel"/>
    <w:tmpl w:val="B7801B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03A23E0"/>
    <w:multiLevelType w:val="multilevel"/>
    <w:tmpl w:val="1144D5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04A0DF8"/>
    <w:multiLevelType w:val="multilevel"/>
    <w:tmpl w:val="380474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706E0698"/>
    <w:multiLevelType w:val="multilevel"/>
    <w:tmpl w:val="3D2ACC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071733C"/>
    <w:multiLevelType w:val="multilevel"/>
    <w:tmpl w:val="19C4D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0C32ED2"/>
    <w:multiLevelType w:val="hybridMultilevel"/>
    <w:tmpl w:val="B836A8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1" w15:restartNumberingAfterBreak="0">
    <w:nsid w:val="70D26757"/>
    <w:multiLevelType w:val="multilevel"/>
    <w:tmpl w:val="8F008E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70E135CE"/>
    <w:multiLevelType w:val="multilevel"/>
    <w:tmpl w:val="D62C04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71290682"/>
    <w:multiLevelType w:val="multilevel"/>
    <w:tmpl w:val="CF94D9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71866548"/>
    <w:multiLevelType w:val="multilevel"/>
    <w:tmpl w:val="9E000F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72585973"/>
    <w:multiLevelType w:val="multilevel"/>
    <w:tmpl w:val="D88CFB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72E34690"/>
    <w:multiLevelType w:val="multilevel"/>
    <w:tmpl w:val="9216DC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735A1CB3"/>
    <w:multiLevelType w:val="multilevel"/>
    <w:tmpl w:val="4CEC7E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735E2FC5"/>
    <w:multiLevelType w:val="multilevel"/>
    <w:tmpl w:val="A2AC2E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740D6E3A"/>
    <w:multiLevelType w:val="multilevel"/>
    <w:tmpl w:val="E48A43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74AA6EC8"/>
    <w:multiLevelType w:val="multilevel"/>
    <w:tmpl w:val="89A87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75227C09"/>
    <w:multiLevelType w:val="multilevel"/>
    <w:tmpl w:val="84AC1D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754F1B1E"/>
    <w:multiLevelType w:val="multilevel"/>
    <w:tmpl w:val="19F4F3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755A4D09"/>
    <w:multiLevelType w:val="multilevel"/>
    <w:tmpl w:val="4CC69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75713F7A"/>
    <w:multiLevelType w:val="multilevel"/>
    <w:tmpl w:val="F29A97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75841921"/>
    <w:multiLevelType w:val="multilevel"/>
    <w:tmpl w:val="86803F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75DF153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77" w15:restartNumberingAfterBreak="0">
    <w:nsid w:val="75F46A53"/>
    <w:multiLevelType w:val="multilevel"/>
    <w:tmpl w:val="7D549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762E0E26"/>
    <w:multiLevelType w:val="multilevel"/>
    <w:tmpl w:val="0F488A9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768944B0"/>
    <w:multiLevelType w:val="multilevel"/>
    <w:tmpl w:val="AA7CDF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76C3590A"/>
    <w:multiLevelType w:val="multilevel"/>
    <w:tmpl w:val="49C80D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76FB5DEB"/>
    <w:multiLevelType w:val="multilevel"/>
    <w:tmpl w:val="9A4254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772933E2"/>
    <w:multiLevelType w:val="multilevel"/>
    <w:tmpl w:val="5CFA6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77C5219B"/>
    <w:multiLevelType w:val="multilevel"/>
    <w:tmpl w:val="D6CAC5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78813022"/>
    <w:multiLevelType w:val="multilevel"/>
    <w:tmpl w:val="AA5C10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78BE5FC0"/>
    <w:multiLevelType w:val="multilevel"/>
    <w:tmpl w:val="49E8B8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792E2ED7"/>
    <w:multiLevelType w:val="multilevel"/>
    <w:tmpl w:val="77660FB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797672FF"/>
    <w:multiLevelType w:val="multilevel"/>
    <w:tmpl w:val="F27E6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79A749D6"/>
    <w:multiLevelType w:val="multilevel"/>
    <w:tmpl w:val="A79CA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79A91FF8"/>
    <w:multiLevelType w:val="multilevel"/>
    <w:tmpl w:val="4050D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79FC04B3"/>
    <w:multiLevelType w:val="multilevel"/>
    <w:tmpl w:val="05FAC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7A783046"/>
    <w:multiLevelType w:val="multilevel"/>
    <w:tmpl w:val="2F8C5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7ACF3851"/>
    <w:multiLevelType w:val="multilevel"/>
    <w:tmpl w:val="70D07D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7AD33BAF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11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94" w15:restartNumberingAfterBreak="0">
    <w:nsid w:val="7B0379A1"/>
    <w:multiLevelType w:val="multilevel"/>
    <w:tmpl w:val="CC14D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7B397CB0"/>
    <w:multiLevelType w:val="multilevel"/>
    <w:tmpl w:val="87DCA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7B82742C"/>
    <w:multiLevelType w:val="multilevel"/>
    <w:tmpl w:val="3D765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7C0E6778"/>
    <w:multiLevelType w:val="multilevel"/>
    <w:tmpl w:val="6DA25C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7CB33AC0"/>
    <w:multiLevelType w:val="multilevel"/>
    <w:tmpl w:val="4EBE68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7CD0139C"/>
    <w:multiLevelType w:val="multilevel"/>
    <w:tmpl w:val="F992E0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7DB4494E"/>
    <w:multiLevelType w:val="multilevel"/>
    <w:tmpl w:val="DF0C4B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7DF4483E"/>
    <w:multiLevelType w:val="multilevel"/>
    <w:tmpl w:val="472255F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7E0972A3"/>
    <w:multiLevelType w:val="multilevel"/>
    <w:tmpl w:val="57688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7E293B42"/>
    <w:multiLevelType w:val="multilevel"/>
    <w:tmpl w:val="357AEC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7E2E028E"/>
    <w:multiLevelType w:val="multilevel"/>
    <w:tmpl w:val="6D0A9E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7E457C21"/>
    <w:multiLevelType w:val="multilevel"/>
    <w:tmpl w:val="7E1C82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7F2E5068"/>
    <w:multiLevelType w:val="multilevel"/>
    <w:tmpl w:val="FD78A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7F6171A4"/>
    <w:multiLevelType w:val="multilevel"/>
    <w:tmpl w:val="03F660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7FC04403"/>
    <w:multiLevelType w:val="multilevel"/>
    <w:tmpl w:val="C6DC820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7FC90AD9"/>
    <w:multiLevelType w:val="multilevel"/>
    <w:tmpl w:val="B0C4D4C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7159215">
    <w:abstractNumId w:val="45"/>
  </w:num>
  <w:num w:numId="2" w16cid:durableId="1524592588">
    <w:abstractNumId w:val="196"/>
  </w:num>
  <w:num w:numId="3" w16cid:durableId="1798600623">
    <w:abstractNumId w:val="476"/>
  </w:num>
  <w:num w:numId="4" w16cid:durableId="554701067">
    <w:abstractNumId w:val="229"/>
  </w:num>
  <w:num w:numId="5" w16cid:durableId="1198739227">
    <w:abstractNumId w:val="419"/>
  </w:num>
  <w:num w:numId="6" w16cid:durableId="1857159579">
    <w:abstractNumId w:val="62"/>
  </w:num>
  <w:num w:numId="7" w16cid:durableId="585193174">
    <w:abstractNumId w:val="34"/>
  </w:num>
  <w:num w:numId="8" w16cid:durableId="560140064">
    <w:abstractNumId w:val="271"/>
  </w:num>
  <w:num w:numId="9" w16cid:durableId="856427056">
    <w:abstractNumId w:val="469"/>
  </w:num>
  <w:num w:numId="10" w16cid:durableId="473836177">
    <w:abstractNumId w:val="155"/>
  </w:num>
  <w:num w:numId="11" w16cid:durableId="892274841">
    <w:abstractNumId w:val="24"/>
  </w:num>
  <w:num w:numId="12" w16cid:durableId="1657758006">
    <w:abstractNumId w:val="384"/>
  </w:num>
  <w:num w:numId="13" w16cid:durableId="810944886">
    <w:abstractNumId w:val="392"/>
  </w:num>
  <w:num w:numId="14" w16cid:durableId="598025486">
    <w:abstractNumId w:val="257"/>
  </w:num>
  <w:num w:numId="15" w16cid:durableId="453445168">
    <w:abstractNumId w:val="478"/>
  </w:num>
  <w:num w:numId="16" w16cid:durableId="1691491776">
    <w:abstractNumId w:val="495"/>
  </w:num>
  <w:num w:numId="17" w16cid:durableId="773287067">
    <w:abstractNumId w:val="79"/>
  </w:num>
  <w:num w:numId="18" w16cid:durableId="313991509">
    <w:abstractNumId w:val="411"/>
  </w:num>
  <w:num w:numId="19" w16cid:durableId="1603226827">
    <w:abstractNumId w:val="50"/>
  </w:num>
  <w:num w:numId="20" w16cid:durableId="1693072463">
    <w:abstractNumId w:val="443"/>
  </w:num>
  <w:num w:numId="21" w16cid:durableId="1054546933">
    <w:abstractNumId w:val="374"/>
  </w:num>
  <w:num w:numId="22" w16cid:durableId="2133476290">
    <w:abstractNumId w:val="189"/>
  </w:num>
  <w:num w:numId="23" w16cid:durableId="1408303979">
    <w:abstractNumId w:val="36"/>
  </w:num>
  <w:num w:numId="24" w16cid:durableId="2094814006">
    <w:abstractNumId w:val="174"/>
  </w:num>
  <w:num w:numId="25" w16cid:durableId="27343426">
    <w:abstractNumId w:val="214"/>
  </w:num>
  <w:num w:numId="26" w16cid:durableId="1079669846">
    <w:abstractNumId w:val="247"/>
  </w:num>
  <w:num w:numId="27" w16cid:durableId="1393505989">
    <w:abstractNumId w:val="306"/>
  </w:num>
  <w:num w:numId="28" w16cid:durableId="1872693121">
    <w:abstractNumId w:val="426"/>
  </w:num>
  <w:num w:numId="29" w16cid:durableId="590088360">
    <w:abstractNumId w:val="119"/>
  </w:num>
  <w:num w:numId="30" w16cid:durableId="1054039532">
    <w:abstractNumId w:val="97"/>
  </w:num>
  <w:num w:numId="31" w16cid:durableId="206449494">
    <w:abstractNumId w:val="118"/>
  </w:num>
  <w:num w:numId="32" w16cid:durableId="1042825556">
    <w:abstractNumId w:val="359"/>
  </w:num>
  <w:num w:numId="33" w16cid:durableId="800071897">
    <w:abstractNumId w:val="154"/>
  </w:num>
  <w:num w:numId="34" w16cid:durableId="1838810216">
    <w:abstractNumId w:val="145"/>
  </w:num>
  <w:num w:numId="35" w16cid:durableId="906842288">
    <w:abstractNumId w:val="427"/>
  </w:num>
  <w:num w:numId="36" w16cid:durableId="1518881597">
    <w:abstractNumId w:val="240"/>
  </w:num>
  <w:num w:numId="37" w16cid:durableId="291374577">
    <w:abstractNumId w:val="95"/>
  </w:num>
  <w:num w:numId="38" w16cid:durableId="2055150893">
    <w:abstractNumId w:val="316"/>
  </w:num>
  <w:num w:numId="39" w16cid:durableId="141703429">
    <w:abstractNumId w:val="232"/>
  </w:num>
  <w:num w:numId="40" w16cid:durableId="685837517">
    <w:abstractNumId w:val="218"/>
  </w:num>
  <w:num w:numId="41" w16cid:durableId="1778134138">
    <w:abstractNumId w:val="197"/>
  </w:num>
  <w:num w:numId="42" w16cid:durableId="1642297828">
    <w:abstractNumId w:val="139"/>
  </w:num>
  <w:num w:numId="43" w16cid:durableId="847333088">
    <w:abstractNumId w:val="113"/>
  </w:num>
  <w:num w:numId="44" w16cid:durableId="1805541551">
    <w:abstractNumId w:val="255"/>
  </w:num>
  <w:num w:numId="45" w16cid:durableId="736786611">
    <w:abstractNumId w:val="488"/>
  </w:num>
  <w:num w:numId="46" w16cid:durableId="940526880">
    <w:abstractNumId w:val="194"/>
  </w:num>
  <w:num w:numId="47" w16cid:durableId="426194075">
    <w:abstractNumId w:val="112"/>
  </w:num>
  <w:num w:numId="48" w16cid:durableId="645015587">
    <w:abstractNumId w:val="322"/>
  </w:num>
  <w:num w:numId="49" w16cid:durableId="36198590">
    <w:abstractNumId w:val="381"/>
  </w:num>
  <w:num w:numId="50" w16cid:durableId="1287154004">
    <w:abstractNumId w:val="291"/>
  </w:num>
  <w:num w:numId="51" w16cid:durableId="235286115">
    <w:abstractNumId w:val="320"/>
  </w:num>
  <w:num w:numId="52" w16cid:durableId="1715887571">
    <w:abstractNumId w:val="310"/>
  </w:num>
  <w:num w:numId="53" w16cid:durableId="1626502083">
    <w:abstractNumId w:val="454"/>
  </w:num>
  <w:num w:numId="54" w16cid:durableId="1186990277">
    <w:abstractNumId w:val="132"/>
  </w:num>
  <w:num w:numId="55" w16cid:durableId="1364935585">
    <w:abstractNumId w:val="350"/>
  </w:num>
  <w:num w:numId="56" w16cid:durableId="348675958">
    <w:abstractNumId w:val="376"/>
  </w:num>
  <w:num w:numId="57" w16cid:durableId="876815603">
    <w:abstractNumId w:val="400"/>
  </w:num>
  <w:num w:numId="58" w16cid:durableId="194201282">
    <w:abstractNumId w:val="434"/>
  </w:num>
  <w:num w:numId="59" w16cid:durableId="345058632">
    <w:abstractNumId w:val="150"/>
  </w:num>
  <w:num w:numId="60" w16cid:durableId="1292516149">
    <w:abstractNumId w:val="58"/>
  </w:num>
  <w:num w:numId="61" w16cid:durableId="1996957074">
    <w:abstractNumId w:val="416"/>
  </w:num>
  <w:num w:numId="62" w16cid:durableId="1183981837">
    <w:abstractNumId w:val="39"/>
  </w:num>
  <w:num w:numId="63" w16cid:durableId="1177692328">
    <w:abstractNumId w:val="49"/>
  </w:num>
  <w:num w:numId="64" w16cid:durableId="121509247">
    <w:abstractNumId w:val="276"/>
  </w:num>
  <w:num w:numId="65" w16cid:durableId="1127433592">
    <w:abstractNumId w:val="504"/>
  </w:num>
  <w:num w:numId="66" w16cid:durableId="1044866833">
    <w:abstractNumId w:val="162"/>
  </w:num>
  <w:num w:numId="67" w16cid:durableId="66728317">
    <w:abstractNumId w:val="92"/>
  </w:num>
  <w:num w:numId="68" w16cid:durableId="2039888140">
    <w:abstractNumId w:val="431"/>
  </w:num>
  <w:num w:numId="69" w16cid:durableId="397047880">
    <w:abstractNumId w:val="4"/>
  </w:num>
  <w:num w:numId="70" w16cid:durableId="2028410336">
    <w:abstractNumId w:val="464"/>
  </w:num>
  <w:num w:numId="71" w16cid:durableId="1019965908">
    <w:abstractNumId w:val="479"/>
  </w:num>
  <w:num w:numId="72" w16cid:durableId="1468359802">
    <w:abstractNumId w:val="77"/>
  </w:num>
  <w:num w:numId="73" w16cid:durableId="1179272340">
    <w:abstractNumId w:val="304"/>
  </w:num>
  <w:num w:numId="74" w16cid:durableId="925649303">
    <w:abstractNumId w:val="135"/>
  </w:num>
  <w:num w:numId="75" w16cid:durableId="374043571">
    <w:abstractNumId w:val="483"/>
  </w:num>
  <w:num w:numId="76" w16cid:durableId="1028337263">
    <w:abstractNumId w:val="204"/>
  </w:num>
  <w:num w:numId="77" w16cid:durableId="1037047331">
    <w:abstractNumId w:val="335"/>
  </w:num>
  <w:num w:numId="78" w16cid:durableId="1026374424">
    <w:abstractNumId w:val="234"/>
  </w:num>
  <w:num w:numId="79" w16cid:durableId="252012833">
    <w:abstractNumId w:val="389"/>
  </w:num>
  <w:num w:numId="80" w16cid:durableId="2129931904">
    <w:abstractNumId w:val="270"/>
  </w:num>
  <w:num w:numId="81" w16cid:durableId="727462697">
    <w:abstractNumId w:val="481"/>
  </w:num>
  <w:num w:numId="82" w16cid:durableId="898587738">
    <w:abstractNumId w:val="1"/>
  </w:num>
  <w:num w:numId="83" w16cid:durableId="870194206">
    <w:abstractNumId w:val="252"/>
  </w:num>
  <w:num w:numId="84" w16cid:durableId="1240409138">
    <w:abstractNumId w:val="46"/>
  </w:num>
  <w:num w:numId="85" w16cid:durableId="1699433661">
    <w:abstractNumId w:val="10"/>
  </w:num>
  <w:num w:numId="86" w16cid:durableId="2077509049">
    <w:abstractNumId w:val="500"/>
  </w:num>
  <w:num w:numId="87" w16cid:durableId="1225262319">
    <w:abstractNumId w:val="298"/>
  </w:num>
  <w:num w:numId="88" w16cid:durableId="376592450">
    <w:abstractNumId w:val="238"/>
  </w:num>
  <w:num w:numId="89" w16cid:durableId="654143249">
    <w:abstractNumId w:val="368"/>
  </w:num>
  <w:num w:numId="90" w16cid:durableId="1171260054">
    <w:abstractNumId w:val="387"/>
  </w:num>
  <w:num w:numId="91" w16cid:durableId="611472234">
    <w:abstractNumId w:val="318"/>
  </w:num>
  <w:num w:numId="92" w16cid:durableId="815413113">
    <w:abstractNumId w:val="163"/>
  </w:num>
  <w:num w:numId="93" w16cid:durableId="859584769">
    <w:abstractNumId w:val="474"/>
  </w:num>
  <w:num w:numId="94" w16cid:durableId="725685573">
    <w:abstractNumId w:val="418"/>
  </w:num>
  <w:num w:numId="95" w16cid:durableId="238053443">
    <w:abstractNumId w:val="131"/>
  </w:num>
  <w:num w:numId="96" w16cid:durableId="1432049790">
    <w:abstractNumId w:val="225"/>
  </w:num>
  <w:num w:numId="97" w16cid:durableId="1675261289">
    <w:abstractNumId w:val="435"/>
  </w:num>
  <w:num w:numId="98" w16cid:durableId="2050916272">
    <w:abstractNumId w:val="253"/>
  </w:num>
  <w:num w:numId="99" w16cid:durableId="1168598427">
    <w:abstractNumId w:val="385"/>
  </w:num>
  <w:num w:numId="100" w16cid:durableId="1331298918">
    <w:abstractNumId w:val="329"/>
  </w:num>
  <w:num w:numId="101" w16cid:durableId="1694110760">
    <w:abstractNumId w:val="12"/>
  </w:num>
  <w:num w:numId="102" w16cid:durableId="1246691937">
    <w:abstractNumId w:val="442"/>
  </w:num>
  <w:num w:numId="103" w16cid:durableId="1984920487">
    <w:abstractNumId w:val="308"/>
  </w:num>
  <w:num w:numId="104" w16cid:durableId="1674838492">
    <w:abstractNumId w:val="353"/>
  </w:num>
  <w:num w:numId="105" w16cid:durableId="476998619">
    <w:abstractNumId w:val="13"/>
  </w:num>
  <w:num w:numId="106" w16cid:durableId="1007946660">
    <w:abstractNumId w:val="277"/>
  </w:num>
  <w:num w:numId="107" w16cid:durableId="333386112">
    <w:abstractNumId w:val="436"/>
  </w:num>
  <w:num w:numId="108" w16cid:durableId="1835795538">
    <w:abstractNumId w:val="141"/>
  </w:num>
  <w:num w:numId="109" w16cid:durableId="1566337741">
    <w:abstractNumId w:val="78"/>
  </w:num>
  <w:num w:numId="110" w16cid:durableId="117456890">
    <w:abstractNumId w:val="157"/>
  </w:num>
  <w:num w:numId="111" w16cid:durableId="354045048">
    <w:abstractNumId w:val="173"/>
  </w:num>
  <w:num w:numId="112" w16cid:durableId="1992445055">
    <w:abstractNumId w:val="485"/>
  </w:num>
  <w:num w:numId="113" w16cid:durableId="654140883">
    <w:abstractNumId w:val="315"/>
  </w:num>
  <w:num w:numId="114" w16cid:durableId="1757819929">
    <w:abstractNumId w:val="423"/>
  </w:num>
  <w:num w:numId="115" w16cid:durableId="274096444">
    <w:abstractNumId w:val="274"/>
  </w:num>
  <w:num w:numId="116" w16cid:durableId="73209050">
    <w:abstractNumId w:val="107"/>
  </w:num>
  <w:num w:numId="117" w16cid:durableId="2014381303">
    <w:abstractNumId w:val="213"/>
  </w:num>
  <w:num w:numId="118" w16cid:durableId="115758971">
    <w:abstractNumId w:val="26"/>
  </w:num>
  <w:num w:numId="119" w16cid:durableId="377440477">
    <w:abstractNumId w:val="455"/>
  </w:num>
  <w:num w:numId="120" w16cid:durableId="1814255097">
    <w:abstractNumId w:val="508"/>
  </w:num>
  <w:num w:numId="121" w16cid:durableId="1766073608">
    <w:abstractNumId w:val="86"/>
  </w:num>
  <w:num w:numId="122" w16cid:durableId="961886652">
    <w:abstractNumId w:val="258"/>
  </w:num>
  <w:num w:numId="123" w16cid:durableId="180242035">
    <w:abstractNumId w:val="115"/>
  </w:num>
  <w:num w:numId="124" w16cid:durableId="440226529">
    <w:abstractNumId w:val="94"/>
  </w:num>
  <w:num w:numId="125" w16cid:durableId="720061167">
    <w:abstractNumId w:val="259"/>
  </w:num>
  <w:num w:numId="126" w16cid:durableId="2101871729">
    <w:abstractNumId w:val="321"/>
  </w:num>
  <w:num w:numId="127" w16cid:durableId="812718695">
    <w:abstractNumId w:val="27"/>
  </w:num>
  <w:num w:numId="128" w16cid:durableId="522016150">
    <w:abstractNumId w:val="17"/>
  </w:num>
  <w:num w:numId="129" w16cid:durableId="483737188">
    <w:abstractNumId w:val="2"/>
  </w:num>
  <w:num w:numId="130" w16cid:durableId="1252546255">
    <w:abstractNumId w:val="159"/>
  </w:num>
  <w:num w:numId="131" w16cid:durableId="1800151016">
    <w:abstractNumId w:val="80"/>
  </w:num>
  <w:num w:numId="132" w16cid:durableId="2029259024">
    <w:abstractNumId w:val="8"/>
  </w:num>
  <w:num w:numId="133" w16cid:durableId="1120077167">
    <w:abstractNumId w:val="470"/>
  </w:num>
  <w:num w:numId="134" w16cid:durableId="1227911819">
    <w:abstractNumId w:val="344"/>
  </w:num>
  <w:num w:numId="135" w16cid:durableId="349453698">
    <w:abstractNumId w:val="148"/>
  </w:num>
  <w:num w:numId="136" w16cid:durableId="205803719">
    <w:abstractNumId w:val="375"/>
  </w:num>
  <w:num w:numId="137" w16cid:durableId="545065930">
    <w:abstractNumId w:val="507"/>
  </w:num>
  <w:num w:numId="138" w16cid:durableId="685405816">
    <w:abstractNumId w:val="490"/>
  </w:num>
  <w:num w:numId="139" w16cid:durableId="584387301">
    <w:abstractNumId w:val="506"/>
  </w:num>
  <w:num w:numId="140" w16cid:durableId="648561799">
    <w:abstractNumId w:val="84"/>
  </w:num>
  <w:num w:numId="141" w16cid:durableId="1708141572">
    <w:abstractNumId w:val="54"/>
  </w:num>
  <w:num w:numId="142" w16cid:durableId="2044355388">
    <w:abstractNumId w:val="357"/>
  </w:num>
  <w:num w:numId="143" w16cid:durableId="173882294">
    <w:abstractNumId w:val="226"/>
  </w:num>
  <w:num w:numId="144" w16cid:durableId="782724242">
    <w:abstractNumId w:val="233"/>
  </w:num>
  <w:num w:numId="145" w16cid:durableId="154103986">
    <w:abstractNumId w:val="369"/>
  </w:num>
  <w:num w:numId="146" w16cid:durableId="268197051">
    <w:abstractNumId w:val="68"/>
  </w:num>
  <w:num w:numId="147" w16cid:durableId="819462515">
    <w:abstractNumId w:val="11"/>
  </w:num>
  <w:num w:numId="148" w16cid:durableId="1089229156">
    <w:abstractNumId w:val="337"/>
  </w:num>
  <w:num w:numId="149" w16cid:durableId="1342858832">
    <w:abstractNumId w:val="491"/>
  </w:num>
  <w:num w:numId="150" w16cid:durableId="909463131">
    <w:abstractNumId w:val="47"/>
  </w:num>
  <w:num w:numId="151" w16cid:durableId="1771585310">
    <w:abstractNumId w:val="220"/>
  </w:num>
  <w:num w:numId="152" w16cid:durableId="232277777">
    <w:abstractNumId w:val="52"/>
  </w:num>
  <w:num w:numId="153" w16cid:durableId="184752763">
    <w:abstractNumId w:val="348"/>
  </w:num>
  <w:num w:numId="154" w16cid:durableId="634338117">
    <w:abstractNumId w:val="450"/>
  </w:num>
  <w:num w:numId="155" w16cid:durableId="543755703">
    <w:abstractNumId w:val="346"/>
  </w:num>
  <w:num w:numId="156" w16cid:durableId="2034961176">
    <w:abstractNumId w:val="461"/>
  </w:num>
  <w:num w:numId="157" w16cid:durableId="1439987191">
    <w:abstractNumId w:val="422"/>
  </w:num>
  <w:num w:numId="158" w16cid:durableId="986517111">
    <w:abstractNumId w:val="343"/>
  </w:num>
  <w:num w:numId="159" w16cid:durableId="644088352">
    <w:abstractNumId w:val="288"/>
  </w:num>
  <w:num w:numId="160" w16cid:durableId="711460084">
    <w:abstractNumId w:val="128"/>
  </w:num>
  <w:num w:numId="161" w16cid:durableId="162087044">
    <w:abstractNumId w:val="224"/>
  </w:num>
  <w:num w:numId="162" w16cid:durableId="90249924">
    <w:abstractNumId w:val="390"/>
  </w:num>
  <w:num w:numId="163" w16cid:durableId="1914119769">
    <w:abstractNumId w:val="121"/>
  </w:num>
  <w:num w:numId="164" w16cid:durableId="687826438">
    <w:abstractNumId w:val="494"/>
  </w:num>
  <w:num w:numId="165" w16cid:durableId="1935092281">
    <w:abstractNumId w:val="398"/>
  </w:num>
  <w:num w:numId="166" w16cid:durableId="1014192784">
    <w:abstractNumId w:val="492"/>
  </w:num>
  <w:num w:numId="167" w16cid:durableId="1862162359">
    <w:abstractNumId w:val="260"/>
  </w:num>
  <w:num w:numId="168" w16cid:durableId="1595092776">
    <w:abstractNumId w:val="456"/>
  </w:num>
  <w:num w:numId="169" w16cid:durableId="1236431705">
    <w:abstractNumId w:val="172"/>
  </w:num>
  <w:num w:numId="170" w16cid:durableId="790592834">
    <w:abstractNumId w:val="170"/>
  </w:num>
  <w:num w:numId="171" w16cid:durableId="413280849">
    <w:abstractNumId w:val="72"/>
  </w:num>
  <w:num w:numId="172" w16cid:durableId="801653405">
    <w:abstractNumId w:val="452"/>
  </w:num>
  <w:num w:numId="173" w16cid:durableId="1676105122">
    <w:abstractNumId w:val="160"/>
  </w:num>
  <w:num w:numId="174" w16cid:durableId="2070230940">
    <w:abstractNumId w:val="439"/>
  </w:num>
  <w:num w:numId="175" w16cid:durableId="441656873">
    <w:abstractNumId w:val="457"/>
  </w:num>
  <w:num w:numId="176" w16cid:durableId="1361514488">
    <w:abstractNumId w:val="309"/>
  </w:num>
  <w:num w:numId="177" w16cid:durableId="19824583">
    <w:abstractNumId w:val="265"/>
  </w:num>
  <w:num w:numId="178" w16cid:durableId="1664964841">
    <w:abstractNumId w:val="64"/>
  </w:num>
  <w:num w:numId="179" w16cid:durableId="1000041477">
    <w:abstractNumId w:val="205"/>
  </w:num>
  <w:num w:numId="180" w16cid:durableId="1711875257">
    <w:abstractNumId w:val="164"/>
  </w:num>
  <w:num w:numId="181" w16cid:durableId="1200358653">
    <w:abstractNumId w:val="287"/>
  </w:num>
  <w:num w:numId="182" w16cid:durableId="302581445">
    <w:abstractNumId w:val="98"/>
  </w:num>
  <w:num w:numId="183" w16cid:durableId="1763137700">
    <w:abstractNumId w:val="31"/>
  </w:num>
  <w:num w:numId="184" w16cid:durableId="1484854777">
    <w:abstractNumId w:val="185"/>
  </w:num>
  <w:num w:numId="185" w16cid:durableId="1796290199">
    <w:abstractNumId w:val="446"/>
  </w:num>
  <w:num w:numId="186" w16cid:durableId="761334524">
    <w:abstractNumId w:val="65"/>
  </w:num>
  <w:num w:numId="187" w16cid:durableId="638150876">
    <w:abstractNumId w:val="296"/>
  </w:num>
  <w:num w:numId="188" w16cid:durableId="1736929163">
    <w:abstractNumId w:val="175"/>
  </w:num>
  <w:num w:numId="189" w16cid:durableId="243488874">
    <w:abstractNumId w:val="91"/>
  </w:num>
  <w:num w:numId="190" w16cid:durableId="321472028">
    <w:abstractNumId w:val="382"/>
  </w:num>
  <w:num w:numId="191" w16cid:durableId="1093821547">
    <w:abstractNumId w:val="219"/>
  </w:num>
  <w:num w:numId="192" w16cid:durableId="495998859">
    <w:abstractNumId w:val="451"/>
  </w:num>
  <w:num w:numId="193" w16cid:durableId="1371148779">
    <w:abstractNumId w:val="221"/>
  </w:num>
  <w:num w:numId="194" w16cid:durableId="1278373822">
    <w:abstractNumId w:val="179"/>
  </w:num>
  <w:num w:numId="195" w16cid:durableId="1501233502">
    <w:abstractNumId w:val="129"/>
  </w:num>
  <w:num w:numId="196" w16cid:durableId="171531025">
    <w:abstractNumId w:val="254"/>
  </w:num>
  <w:num w:numId="197" w16cid:durableId="1100491707">
    <w:abstractNumId w:val="293"/>
  </w:num>
  <w:num w:numId="198" w16cid:durableId="80104483">
    <w:abstractNumId w:val="192"/>
  </w:num>
  <w:num w:numId="199" w16cid:durableId="643045121">
    <w:abstractNumId w:val="217"/>
  </w:num>
  <w:num w:numId="200" w16cid:durableId="246771689">
    <w:abstractNumId w:val="261"/>
  </w:num>
  <w:num w:numId="201" w16cid:durableId="692069602">
    <w:abstractNumId w:val="297"/>
  </w:num>
  <w:num w:numId="202" w16cid:durableId="350035355">
    <w:abstractNumId w:val="21"/>
  </w:num>
  <w:num w:numId="203" w16cid:durableId="122698805">
    <w:abstractNumId w:val="314"/>
  </w:num>
  <w:num w:numId="204" w16cid:durableId="1769424527">
    <w:abstractNumId w:val="69"/>
  </w:num>
  <w:num w:numId="205" w16cid:durableId="276328135">
    <w:abstractNumId w:val="126"/>
  </w:num>
  <w:num w:numId="206" w16cid:durableId="2053190223">
    <w:abstractNumId w:val="28"/>
  </w:num>
  <w:num w:numId="207" w16cid:durableId="956525765">
    <w:abstractNumId w:val="23"/>
  </w:num>
  <w:num w:numId="208" w16cid:durableId="856428236">
    <w:abstractNumId w:val="466"/>
  </w:num>
  <w:num w:numId="209" w16cid:durableId="21129711">
    <w:abstractNumId w:val="407"/>
  </w:num>
  <w:num w:numId="210" w16cid:durableId="1808233522">
    <w:abstractNumId w:val="227"/>
  </w:num>
  <w:num w:numId="211" w16cid:durableId="2082945570">
    <w:abstractNumId w:val="364"/>
  </w:num>
  <w:num w:numId="212" w16cid:durableId="362218037">
    <w:abstractNumId w:val="432"/>
  </w:num>
  <w:num w:numId="213" w16cid:durableId="690225155">
    <w:abstractNumId w:val="471"/>
  </w:num>
  <w:num w:numId="214" w16cid:durableId="1421755583">
    <w:abstractNumId w:val="497"/>
  </w:num>
  <w:num w:numId="215" w16cid:durableId="1821270885">
    <w:abstractNumId w:val="212"/>
  </w:num>
  <w:num w:numId="216" w16cid:durableId="1417744172">
    <w:abstractNumId w:val="231"/>
  </w:num>
  <w:num w:numId="217" w16cid:durableId="845366864">
    <w:abstractNumId w:val="307"/>
  </w:num>
  <w:num w:numId="218" w16cid:durableId="1285620884">
    <w:abstractNumId w:val="319"/>
  </w:num>
  <w:num w:numId="219" w16cid:durableId="1440301294">
    <w:abstractNumId w:val="25"/>
  </w:num>
  <w:num w:numId="220" w16cid:durableId="750808983">
    <w:abstractNumId w:val="191"/>
  </w:num>
  <w:num w:numId="221" w16cid:durableId="1907295999">
    <w:abstractNumId w:val="341"/>
  </w:num>
  <w:num w:numId="222" w16cid:durableId="370034194">
    <w:abstractNumId w:val="339"/>
  </w:num>
  <w:num w:numId="223" w16cid:durableId="302082794">
    <w:abstractNumId w:val="76"/>
  </w:num>
  <w:num w:numId="224" w16cid:durableId="1882093362">
    <w:abstractNumId w:val="447"/>
  </w:num>
  <w:num w:numId="225" w16cid:durableId="8609022">
    <w:abstractNumId w:val="211"/>
  </w:num>
  <w:num w:numId="226" w16cid:durableId="1814906572">
    <w:abstractNumId w:val="158"/>
  </w:num>
  <w:num w:numId="227" w16cid:durableId="989989116">
    <w:abstractNumId w:val="396"/>
  </w:num>
  <w:num w:numId="228" w16cid:durableId="923878847">
    <w:abstractNumId w:val="203"/>
  </w:num>
  <w:num w:numId="229" w16cid:durableId="536282392">
    <w:abstractNumId w:val="281"/>
  </w:num>
  <w:num w:numId="230" w16cid:durableId="42752799">
    <w:abstractNumId w:val="290"/>
  </w:num>
  <w:num w:numId="231" w16cid:durableId="10879681">
    <w:abstractNumId w:val="249"/>
  </w:num>
  <w:num w:numId="232" w16cid:durableId="2118406606">
    <w:abstractNumId w:val="130"/>
  </w:num>
  <w:num w:numId="233" w16cid:durableId="1015496362">
    <w:abstractNumId w:val="166"/>
  </w:num>
  <w:num w:numId="234" w16cid:durableId="555628962">
    <w:abstractNumId w:val="109"/>
  </w:num>
  <w:num w:numId="235" w16cid:durableId="1141650220">
    <w:abstractNumId w:val="223"/>
  </w:num>
  <w:num w:numId="236" w16cid:durableId="1677272561">
    <w:abstractNumId w:val="89"/>
  </w:num>
  <w:num w:numId="237" w16cid:durableId="774254114">
    <w:abstractNumId w:val="60"/>
  </w:num>
  <w:num w:numId="238" w16cid:durableId="1352298432">
    <w:abstractNumId w:val="282"/>
  </w:num>
  <w:num w:numId="239" w16cid:durableId="423770006">
    <w:abstractNumId w:val="199"/>
  </w:num>
  <w:num w:numId="240" w16cid:durableId="1960525404">
    <w:abstractNumId w:val="441"/>
  </w:num>
  <w:num w:numId="241" w16cid:durableId="497817292">
    <w:abstractNumId w:val="268"/>
  </w:num>
  <w:num w:numId="242" w16cid:durableId="2004357516">
    <w:abstractNumId w:val="371"/>
  </w:num>
  <w:num w:numId="243" w16cid:durableId="921985178">
    <w:abstractNumId w:val="239"/>
  </w:num>
  <w:num w:numId="244" w16cid:durableId="1563179312">
    <w:abstractNumId w:val="465"/>
  </w:num>
  <w:num w:numId="245" w16cid:durableId="407535191">
    <w:abstractNumId w:val="438"/>
  </w:num>
  <w:num w:numId="246" w16cid:durableId="1221750499">
    <w:abstractNumId w:val="41"/>
  </w:num>
  <w:num w:numId="247" w16cid:durableId="1296056986">
    <w:abstractNumId w:val="294"/>
  </w:num>
  <w:num w:numId="248" w16cid:durableId="325983236">
    <w:abstractNumId w:val="57"/>
  </w:num>
  <w:num w:numId="249" w16cid:durableId="1727992918">
    <w:abstractNumId w:val="448"/>
  </w:num>
  <w:num w:numId="250" w16cid:durableId="1884173797">
    <w:abstractNumId w:val="352"/>
  </w:num>
  <w:num w:numId="251" w16cid:durableId="2140679748">
    <w:abstractNumId w:val="420"/>
  </w:num>
  <w:num w:numId="252" w16cid:durableId="1933854136">
    <w:abstractNumId w:val="250"/>
  </w:num>
  <w:num w:numId="253" w16cid:durableId="1259437535">
    <w:abstractNumId w:val="325"/>
  </w:num>
  <w:num w:numId="254" w16cid:durableId="401563687">
    <w:abstractNumId w:val="272"/>
  </w:num>
  <w:num w:numId="255" w16cid:durableId="813067751">
    <w:abstractNumId w:val="123"/>
  </w:num>
  <w:num w:numId="256" w16cid:durableId="1298605861">
    <w:abstractNumId w:val="487"/>
  </w:num>
  <w:num w:numId="257" w16cid:durableId="430051928">
    <w:abstractNumId w:val="116"/>
  </w:num>
  <w:num w:numId="258" w16cid:durableId="370148817">
    <w:abstractNumId w:val="181"/>
  </w:num>
  <w:num w:numId="259" w16cid:durableId="2140150472">
    <w:abstractNumId w:val="366"/>
  </w:num>
  <w:num w:numId="260" w16cid:durableId="2065521235">
    <w:abstractNumId w:val="453"/>
  </w:num>
  <w:num w:numId="261" w16cid:durableId="508835145">
    <w:abstractNumId w:val="383"/>
  </w:num>
  <w:num w:numId="262" w16cid:durableId="1701660899">
    <w:abstractNumId w:val="477"/>
  </w:num>
  <w:num w:numId="263" w16cid:durableId="1655791933">
    <w:abstractNumId w:val="156"/>
  </w:num>
  <w:num w:numId="264" w16cid:durableId="1847136247">
    <w:abstractNumId w:val="284"/>
  </w:num>
  <w:num w:numId="265" w16cid:durableId="1728259754">
    <w:abstractNumId w:val="367"/>
  </w:num>
  <w:num w:numId="266" w16cid:durableId="270816965">
    <w:abstractNumId w:val="365"/>
  </w:num>
  <w:num w:numId="267" w16cid:durableId="1070734050">
    <w:abstractNumId w:val="324"/>
  </w:num>
  <w:num w:numId="268" w16cid:durableId="1171525785">
    <w:abstractNumId w:val="183"/>
  </w:num>
  <w:num w:numId="269" w16cid:durableId="807865766">
    <w:abstractNumId w:val="489"/>
  </w:num>
  <w:num w:numId="270" w16cid:durableId="1649557163">
    <w:abstractNumId w:val="55"/>
  </w:num>
  <w:num w:numId="271" w16cid:durableId="838345022">
    <w:abstractNumId w:val="351"/>
  </w:num>
  <w:num w:numId="272" w16cid:durableId="390272043">
    <w:abstractNumId w:val="195"/>
  </w:num>
  <w:num w:numId="273" w16cid:durableId="386146856">
    <w:abstractNumId w:val="505"/>
  </w:num>
  <w:num w:numId="274" w16cid:durableId="2030450154">
    <w:abstractNumId w:val="342"/>
  </w:num>
  <w:num w:numId="275" w16cid:durableId="1053772778">
    <w:abstractNumId w:val="9"/>
  </w:num>
  <w:num w:numId="276" w16cid:durableId="1325088942">
    <w:abstractNumId w:val="328"/>
  </w:num>
  <w:num w:numId="277" w16cid:durableId="1787307158">
    <w:abstractNumId w:val="74"/>
  </w:num>
  <w:num w:numId="278" w16cid:durableId="680814131">
    <w:abstractNumId w:val="14"/>
  </w:num>
  <w:num w:numId="279" w16cid:durableId="1119184578">
    <w:abstractNumId w:val="509"/>
  </w:num>
  <w:num w:numId="280" w16cid:durableId="1143429032">
    <w:abstractNumId w:val="66"/>
  </w:num>
  <w:num w:numId="281" w16cid:durableId="307132983">
    <w:abstractNumId w:val="331"/>
  </w:num>
  <w:num w:numId="282" w16cid:durableId="1903103980">
    <w:abstractNumId w:val="463"/>
  </w:num>
  <w:num w:numId="283" w16cid:durableId="1972708312">
    <w:abstractNumId w:val="333"/>
  </w:num>
  <w:num w:numId="284" w16cid:durableId="652611093">
    <w:abstractNumId w:val="43"/>
  </w:num>
  <w:num w:numId="285" w16cid:durableId="1565024008">
    <w:abstractNumId w:val="73"/>
  </w:num>
  <w:num w:numId="286" w16cid:durableId="1049039802">
    <w:abstractNumId w:val="425"/>
  </w:num>
  <w:num w:numId="287" w16cid:durableId="1143352325">
    <w:abstractNumId w:val="417"/>
  </w:num>
  <w:num w:numId="288" w16cid:durableId="221210796">
    <w:abstractNumId w:val="430"/>
  </w:num>
  <w:num w:numId="289" w16cid:durableId="926308338">
    <w:abstractNumId w:val="313"/>
  </w:num>
  <w:num w:numId="290" w16cid:durableId="616109212">
    <w:abstractNumId w:val="193"/>
  </w:num>
  <w:num w:numId="291" w16cid:durableId="439449495">
    <w:abstractNumId w:val="42"/>
  </w:num>
  <w:num w:numId="292" w16cid:durableId="219169193">
    <w:abstractNumId w:val="32"/>
  </w:num>
  <w:num w:numId="293" w16cid:durableId="1706783295">
    <w:abstractNumId w:val="102"/>
  </w:num>
  <w:num w:numId="294" w16cid:durableId="1532721989">
    <w:abstractNumId w:val="210"/>
  </w:num>
  <w:num w:numId="295" w16cid:durableId="1670712105">
    <w:abstractNumId w:val="372"/>
  </w:num>
  <w:num w:numId="296" w16cid:durableId="942687595">
    <w:abstractNumId w:val="475"/>
  </w:num>
  <w:num w:numId="297" w16cid:durableId="1903901395">
    <w:abstractNumId w:val="111"/>
  </w:num>
  <w:num w:numId="298" w16cid:durableId="1991670970">
    <w:abstractNumId w:val="176"/>
  </w:num>
  <w:num w:numId="299" w16cid:durableId="983392587">
    <w:abstractNumId w:val="395"/>
  </w:num>
  <w:num w:numId="300" w16cid:durableId="1726298279">
    <w:abstractNumId w:val="360"/>
  </w:num>
  <w:num w:numId="301" w16cid:durableId="516113257">
    <w:abstractNumId w:val="468"/>
  </w:num>
  <w:num w:numId="302" w16cid:durableId="1628075713">
    <w:abstractNumId w:val="133"/>
  </w:num>
  <w:num w:numId="303" w16cid:durableId="627247664">
    <w:abstractNumId w:val="363"/>
  </w:num>
  <w:num w:numId="304" w16cid:durableId="1977562709">
    <w:abstractNumId w:val="305"/>
  </w:num>
  <w:num w:numId="305" w16cid:durableId="892349331">
    <w:abstractNumId w:val="356"/>
  </w:num>
  <w:num w:numId="306" w16cid:durableId="968972738">
    <w:abstractNumId w:val="327"/>
  </w:num>
  <w:num w:numId="307" w16cid:durableId="1575162432">
    <w:abstractNumId w:val="409"/>
  </w:num>
  <w:num w:numId="308" w16cid:durableId="919024199">
    <w:abstractNumId w:val="386"/>
  </w:num>
  <w:num w:numId="309" w16cid:durableId="1947422014">
    <w:abstractNumId w:val="202"/>
  </w:num>
  <w:num w:numId="310" w16cid:durableId="1140147978">
    <w:abstractNumId w:val="101"/>
  </w:num>
  <w:num w:numId="311" w16cid:durableId="1533686697">
    <w:abstractNumId w:val="96"/>
  </w:num>
  <w:num w:numId="312" w16cid:durableId="12076623">
    <w:abstractNumId w:val="137"/>
  </w:num>
  <w:num w:numId="313" w16cid:durableId="1764758731">
    <w:abstractNumId w:val="467"/>
  </w:num>
  <w:num w:numId="314" w16cid:durableId="1553080986">
    <w:abstractNumId w:val="377"/>
  </w:num>
  <w:num w:numId="315" w16cid:durableId="1480880214">
    <w:abstractNumId w:val="235"/>
  </w:num>
  <w:num w:numId="316" w16cid:durableId="407046226">
    <w:abstractNumId w:val="361"/>
  </w:num>
  <w:num w:numId="317" w16cid:durableId="1693873442">
    <w:abstractNumId w:val="399"/>
  </w:num>
  <w:num w:numId="318" w16cid:durableId="53047081">
    <w:abstractNumId w:val="127"/>
  </w:num>
  <w:num w:numId="319" w16cid:durableId="1419979440">
    <w:abstractNumId w:val="53"/>
  </w:num>
  <w:num w:numId="320" w16cid:durableId="64187113">
    <w:abstractNumId w:val="459"/>
  </w:num>
  <w:num w:numId="321" w16cid:durableId="369651591">
    <w:abstractNumId w:val="33"/>
  </w:num>
  <w:num w:numId="322" w16cid:durableId="570240795">
    <w:abstractNumId w:val="415"/>
  </w:num>
  <w:num w:numId="323" w16cid:durableId="830953279">
    <w:abstractNumId w:val="285"/>
  </w:num>
  <w:num w:numId="324" w16cid:durableId="1575898254">
    <w:abstractNumId w:val="81"/>
  </w:num>
  <w:num w:numId="325" w16cid:durableId="720328779">
    <w:abstractNumId w:val="362"/>
  </w:num>
  <w:num w:numId="326" w16cid:durableId="2097752017">
    <w:abstractNumId w:val="458"/>
  </w:num>
  <w:num w:numId="327" w16cid:durableId="459883555">
    <w:abstractNumId w:val="134"/>
  </w:num>
  <w:num w:numId="328" w16cid:durableId="1578051557">
    <w:abstractNumId w:val="19"/>
  </w:num>
  <w:num w:numId="329" w16cid:durableId="1965579188">
    <w:abstractNumId w:val="20"/>
  </w:num>
  <w:num w:numId="330" w16cid:durableId="798769122">
    <w:abstractNumId w:val="245"/>
  </w:num>
  <w:num w:numId="331" w16cid:durableId="1096511688">
    <w:abstractNumId w:val="498"/>
  </w:num>
  <w:num w:numId="332" w16cid:durableId="806163251">
    <w:abstractNumId w:val="394"/>
  </w:num>
  <w:num w:numId="333" w16cid:durableId="1671445680">
    <w:abstractNumId w:val="404"/>
  </w:num>
  <w:num w:numId="334" w16cid:durableId="1838301681">
    <w:abstractNumId w:val="340"/>
  </w:num>
  <w:num w:numId="335" w16cid:durableId="1449201797">
    <w:abstractNumId w:val="149"/>
  </w:num>
  <w:num w:numId="336" w16cid:durableId="1429350681">
    <w:abstractNumId w:val="71"/>
  </w:num>
  <w:num w:numId="337" w16cid:durableId="439420780">
    <w:abstractNumId w:val="61"/>
  </w:num>
  <w:num w:numId="338" w16cid:durableId="1409617621">
    <w:abstractNumId w:val="51"/>
  </w:num>
  <w:num w:numId="339" w16cid:durableId="194470917">
    <w:abstractNumId w:val="317"/>
  </w:num>
  <w:num w:numId="340" w16cid:durableId="1291935770">
    <w:abstractNumId w:val="347"/>
  </w:num>
  <w:num w:numId="341" w16cid:durableId="382406705">
    <w:abstractNumId w:val="147"/>
  </w:num>
  <w:num w:numId="342" w16cid:durableId="647708377">
    <w:abstractNumId w:val="56"/>
  </w:num>
  <w:num w:numId="343" w16cid:durableId="310988931">
    <w:abstractNumId w:val="292"/>
  </w:num>
  <w:num w:numId="344" w16cid:durableId="1641643858">
    <w:abstractNumId w:val="275"/>
  </w:num>
  <w:num w:numId="345" w16cid:durableId="146214428">
    <w:abstractNumId w:val="263"/>
  </w:num>
  <w:num w:numId="346" w16cid:durableId="1738278766">
    <w:abstractNumId w:val="345"/>
  </w:num>
  <w:num w:numId="347" w16cid:durableId="345137953">
    <w:abstractNumId w:val="413"/>
  </w:num>
  <w:num w:numId="348" w16cid:durableId="864902778">
    <w:abstractNumId w:val="83"/>
  </w:num>
  <w:num w:numId="349" w16cid:durableId="843862205">
    <w:abstractNumId w:val="105"/>
  </w:num>
  <w:num w:numId="350" w16cid:durableId="265964343">
    <w:abstractNumId w:val="120"/>
  </w:num>
  <w:num w:numId="351" w16cid:durableId="1079207757">
    <w:abstractNumId w:val="104"/>
  </w:num>
  <w:num w:numId="352" w16cid:durableId="1185703498">
    <w:abstractNumId w:val="70"/>
  </w:num>
  <w:num w:numId="353" w16cid:durableId="1241983290">
    <w:abstractNumId w:val="228"/>
  </w:num>
  <w:num w:numId="354" w16cid:durableId="1254513879">
    <w:abstractNumId w:val="349"/>
  </w:num>
  <w:num w:numId="355" w16cid:durableId="845483637">
    <w:abstractNumId w:val="334"/>
  </w:num>
  <w:num w:numId="356" w16cid:durableId="725184002">
    <w:abstractNumId w:val="393"/>
  </w:num>
  <w:num w:numId="357" w16cid:durableId="2011323848">
    <w:abstractNumId w:val="30"/>
  </w:num>
  <w:num w:numId="358" w16cid:durableId="1426537012">
    <w:abstractNumId w:val="165"/>
  </w:num>
  <w:num w:numId="359" w16cid:durableId="272785990">
    <w:abstractNumId w:val="215"/>
  </w:num>
  <w:num w:numId="360" w16cid:durableId="814831740">
    <w:abstractNumId w:val="326"/>
  </w:num>
  <w:num w:numId="361" w16cid:durableId="241182391">
    <w:abstractNumId w:val="140"/>
  </w:num>
  <w:num w:numId="362" w16cid:durableId="2125028363">
    <w:abstractNumId w:val="338"/>
  </w:num>
  <w:num w:numId="363" w16cid:durableId="580797220">
    <w:abstractNumId w:val="243"/>
  </w:num>
  <w:num w:numId="364" w16cid:durableId="1515996737">
    <w:abstractNumId w:val="201"/>
  </w:num>
  <w:num w:numId="365" w16cid:durableId="1301036089">
    <w:abstractNumId w:val="35"/>
  </w:num>
  <w:num w:numId="366" w16cid:durableId="1172598321">
    <w:abstractNumId w:val="303"/>
  </w:num>
  <w:num w:numId="367" w16cid:durableId="747388039">
    <w:abstractNumId w:val="236"/>
  </w:num>
  <w:num w:numId="368" w16cid:durableId="1703821306">
    <w:abstractNumId w:val="190"/>
  </w:num>
  <w:num w:numId="369" w16cid:durableId="1090394809">
    <w:abstractNumId w:val="114"/>
  </w:num>
  <w:num w:numId="370" w16cid:durableId="691688742">
    <w:abstractNumId w:val="462"/>
  </w:num>
  <w:num w:numId="371" w16cid:durableId="429855315">
    <w:abstractNumId w:val="182"/>
  </w:num>
  <w:num w:numId="372" w16cid:durableId="1088965309">
    <w:abstractNumId w:val="480"/>
  </w:num>
  <w:num w:numId="373" w16cid:durableId="1810174178">
    <w:abstractNumId w:val="412"/>
  </w:num>
  <w:num w:numId="374" w16cid:durableId="489490102">
    <w:abstractNumId w:val="262"/>
  </w:num>
  <w:num w:numId="375" w16cid:durableId="859468451">
    <w:abstractNumId w:val="414"/>
  </w:num>
  <w:num w:numId="376" w16cid:durableId="1799908647">
    <w:abstractNumId w:val="16"/>
  </w:num>
  <w:num w:numId="377" w16cid:durableId="1186290163">
    <w:abstractNumId w:val="180"/>
  </w:num>
  <w:num w:numId="378" w16cid:durableId="1599677626">
    <w:abstractNumId w:val="216"/>
  </w:num>
  <w:num w:numId="379" w16cid:durableId="820660992">
    <w:abstractNumId w:val="299"/>
  </w:num>
  <w:num w:numId="380" w16cid:durableId="1050543062">
    <w:abstractNumId w:val="146"/>
  </w:num>
  <w:num w:numId="381" w16cid:durableId="1537422212">
    <w:abstractNumId w:val="311"/>
  </w:num>
  <w:num w:numId="382" w16cid:durableId="1326974972">
    <w:abstractNumId w:val="472"/>
  </w:num>
  <w:num w:numId="383" w16cid:durableId="880090091">
    <w:abstractNumId w:val="264"/>
  </w:num>
  <w:num w:numId="384" w16cid:durableId="350301631">
    <w:abstractNumId w:val="266"/>
  </w:num>
  <w:num w:numId="385" w16cid:durableId="1276214506">
    <w:abstractNumId w:val="99"/>
  </w:num>
  <w:num w:numId="386" w16cid:durableId="433983522">
    <w:abstractNumId w:val="283"/>
  </w:num>
  <w:num w:numId="387" w16cid:durableId="2030713317">
    <w:abstractNumId w:val="142"/>
  </w:num>
  <w:num w:numId="388" w16cid:durableId="1594392175">
    <w:abstractNumId w:val="403"/>
  </w:num>
  <w:num w:numId="389" w16cid:durableId="447554736">
    <w:abstractNumId w:val="108"/>
  </w:num>
  <w:num w:numId="390" w16cid:durableId="1907032343">
    <w:abstractNumId w:val="370"/>
  </w:num>
  <w:num w:numId="391" w16cid:durableId="733116788">
    <w:abstractNumId w:val="388"/>
  </w:num>
  <w:num w:numId="392" w16cid:durableId="1454667575">
    <w:abstractNumId w:val="103"/>
  </w:num>
  <w:num w:numId="393" w16cid:durableId="1561404607">
    <w:abstractNumId w:val="354"/>
  </w:num>
  <w:num w:numId="394" w16cid:durableId="1390155935">
    <w:abstractNumId w:val="22"/>
  </w:num>
  <w:num w:numId="395" w16cid:durableId="404960360">
    <w:abstractNumId w:val="40"/>
  </w:num>
  <w:num w:numId="396" w16cid:durableId="2089040030">
    <w:abstractNumId w:val="267"/>
  </w:num>
  <w:num w:numId="397" w16cid:durableId="440956080">
    <w:abstractNumId w:val="332"/>
  </w:num>
  <w:num w:numId="398" w16cid:durableId="2056154641">
    <w:abstractNumId w:val="3"/>
  </w:num>
  <w:num w:numId="399" w16cid:durableId="1723366148">
    <w:abstractNumId w:val="110"/>
  </w:num>
  <w:num w:numId="400" w16cid:durableId="604505124">
    <w:abstractNumId w:val="502"/>
  </w:num>
  <w:num w:numId="401" w16cid:durableId="2033456798">
    <w:abstractNumId w:val="499"/>
  </w:num>
  <w:num w:numId="402" w16cid:durableId="1253009755">
    <w:abstractNumId w:val="391"/>
  </w:num>
  <w:num w:numId="403" w16cid:durableId="1427572996">
    <w:abstractNumId w:val="209"/>
  </w:num>
  <w:num w:numId="404" w16cid:durableId="1751657064">
    <w:abstractNumId w:val="88"/>
  </w:num>
  <w:num w:numId="405" w16cid:durableId="1492453478">
    <w:abstractNumId w:val="424"/>
  </w:num>
  <w:num w:numId="406" w16cid:durableId="1287353379">
    <w:abstractNumId w:val="188"/>
  </w:num>
  <w:num w:numId="407" w16cid:durableId="807286072">
    <w:abstractNumId w:val="200"/>
  </w:num>
  <w:num w:numId="408" w16cid:durableId="920258495">
    <w:abstractNumId w:val="397"/>
  </w:num>
  <w:num w:numId="409" w16cid:durableId="2051026910">
    <w:abstractNumId w:val="153"/>
  </w:num>
  <w:num w:numId="410" w16cid:durableId="1482110889">
    <w:abstractNumId w:val="177"/>
  </w:num>
  <w:num w:numId="411" w16cid:durableId="129829573">
    <w:abstractNumId w:val="168"/>
  </w:num>
  <w:num w:numId="412" w16cid:durableId="1795974908">
    <w:abstractNumId w:val="289"/>
  </w:num>
  <w:num w:numId="413" w16cid:durableId="668025356">
    <w:abstractNumId w:val="246"/>
  </w:num>
  <w:num w:numId="414" w16cid:durableId="263659648">
    <w:abstractNumId w:val="15"/>
  </w:num>
  <w:num w:numId="415" w16cid:durableId="1538153151">
    <w:abstractNumId w:val="152"/>
  </w:num>
  <w:num w:numId="416" w16cid:durableId="1996756227">
    <w:abstractNumId w:val="286"/>
  </w:num>
  <w:num w:numId="417" w16cid:durableId="755051767">
    <w:abstractNumId w:val="18"/>
  </w:num>
  <w:num w:numId="418" w16cid:durableId="463933138">
    <w:abstractNumId w:val="241"/>
  </w:num>
  <w:num w:numId="419" w16cid:durableId="1362559424">
    <w:abstractNumId w:val="222"/>
  </w:num>
  <w:num w:numId="420" w16cid:durableId="1462384675">
    <w:abstractNumId w:val="278"/>
  </w:num>
  <w:num w:numId="421" w16cid:durableId="1037048308">
    <w:abstractNumId w:val="184"/>
  </w:num>
  <w:num w:numId="422" w16cid:durableId="1397046510">
    <w:abstractNumId w:val="122"/>
  </w:num>
  <w:num w:numId="423" w16cid:durableId="398555295">
    <w:abstractNumId w:val="503"/>
  </w:num>
  <w:num w:numId="424" w16cid:durableId="1939635707">
    <w:abstractNumId w:val="144"/>
  </w:num>
  <w:num w:numId="425" w16cid:durableId="1617905546">
    <w:abstractNumId w:val="410"/>
  </w:num>
  <w:num w:numId="426" w16cid:durableId="686298758">
    <w:abstractNumId w:val="242"/>
  </w:num>
  <w:num w:numId="427" w16cid:durableId="2137483271">
    <w:abstractNumId w:val="429"/>
  </w:num>
  <w:num w:numId="428" w16cid:durableId="1052926835">
    <w:abstractNumId w:val="169"/>
  </w:num>
  <w:num w:numId="429" w16cid:durableId="2075008676">
    <w:abstractNumId w:val="29"/>
  </w:num>
  <w:num w:numId="430" w16cid:durableId="1835754342">
    <w:abstractNumId w:val="279"/>
  </w:num>
  <w:num w:numId="431" w16cid:durableId="1122269752">
    <w:abstractNumId w:val="486"/>
  </w:num>
  <w:num w:numId="432" w16cid:durableId="2129469197">
    <w:abstractNumId w:val="244"/>
  </w:num>
  <w:num w:numId="433" w16cid:durableId="402535254">
    <w:abstractNumId w:val="7"/>
  </w:num>
  <w:num w:numId="434" w16cid:durableId="518661343">
    <w:abstractNumId w:val="501"/>
  </w:num>
  <w:num w:numId="435" w16cid:durableId="679621756">
    <w:abstractNumId w:val="143"/>
  </w:num>
  <w:num w:numId="436" w16cid:durableId="1792554252">
    <w:abstractNumId w:val="440"/>
  </w:num>
  <w:num w:numId="437" w16cid:durableId="722758663">
    <w:abstractNumId w:val="5"/>
  </w:num>
  <w:num w:numId="438" w16cid:durableId="1220938494">
    <w:abstractNumId w:val="256"/>
  </w:num>
  <w:num w:numId="439" w16cid:durableId="277226125">
    <w:abstractNumId w:val="428"/>
  </w:num>
  <w:num w:numId="440" w16cid:durableId="1172792022">
    <w:abstractNumId w:val="6"/>
  </w:num>
  <w:num w:numId="441" w16cid:durableId="341443621">
    <w:abstractNumId w:val="125"/>
  </w:num>
  <w:num w:numId="442" w16cid:durableId="662244575">
    <w:abstractNumId w:val="87"/>
  </w:num>
  <w:num w:numId="443" w16cid:durableId="1260867175">
    <w:abstractNumId w:val="63"/>
  </w:num>
  <w:num w:numId="444" w16cid:durableId="1006324414">
    <w:abstractNumId w:val="355"/>
  </w:num>
  <w:num w:numId="445" w16cid:durableId="196503418">
    <w:abstractNumId w:val="401"/>
  </w:num>
  <w:num w:numId="446" w16cid:durableId="1757242371">
    <w:abstractNumId w:val="230"/>
  </w:num>
  <w:num w:numId="447" w16cid:durableId="884410062">
    <w:abstractNumId w:val="67"/>
  </w:num>
  <w:num w:numId="448" w16cid:durableId="1185943142">
    <w:abstractNumId w:val="330"/>
  </w:num>
  <w:num w:numId="449" w16cid:durableId="993919711">
    <w:abstractNumId w:val="302"/>
  </w:num>
  <w:num w:numId="450" w16cid:durableId="1957981485">
    <w:abstractNumId w:val="37"/>
  </w:num>
  <w:num w:numId="451" w16cid:durableId="1432967479">
    <w:abstractNumId w:val="323"/>
  </w:num>
  <w:num w:numId="452" w16cid:durableId="1076240620">
    <w:abstractNumId w:val="59"/>
  </w:num>
  <w:num w:numId="453" w16cid:durableId="1046414055">
    <w:abstractNumId w:val="124"/>
  </w:num>
  <w:num w:numId="454" w16cid:durableId="648482092">
    <w:abstractNumId w:val="198"/>
  </w:num>
  <w:num w:numId="455" w16cid:durableId="689717805">
    <w:abstractNumId w:val="280"/>
  </w:num>
  <w:num w:numId="456" w16cid:durableId="365957923">
    <w:abstractNumId w:val="136"/>
  </w:num>
  <w:num w:numId="457" w16cid:durableId="76367867">
    <w:abstractNumId w:val="380"/>
  </w:num>
  <w:num w:numId="458" w16cid:durableId="357051916">
    <w:abstractNumId w:val="117"/>
  </w:num>
  <w:num w:numId="459" w16cid:durableId="416219824">
    <w:abstractNumId w:val="301"/>
  </w:num>
  <w:num w:numId="460" w16cid:durableId="748959794">
    <w:abstractNumId w:val="167"/>
  </w:num>
  <w:num w:numId="461" w16cid:durableId="2083678613">
    <w:abstractNumId w:val="496"/>
  </w:num>
  <w:num w:numId="462" w16cid:durableId="1969432604">
    <w:abstractNumId w:val="85"/>
  </w:num>
  <w:num w:numId="463" w16cid:durableId="1384987677">
    <w:abstractNumId w:val="178"/>
  </w:num>
  <w:num w:numId="464" w16cid:durableId="607591480">
    <w:abstractNumId w:val="433"/>
  </w:num>
  <w:num w:numId="465" w16cid:durableId="667833185">
    <w:abstractNumId w:val="161"/>
  </w:num>
  <w:num w:numId="466" w16cid:durableId="481696431">
    <w:abstractNumId w:val="138"/>
  </w:num>
  <w:num w:numId="467" w16cid:durableId="106047655">
    <w:abstractNumId w:val="237"/>
  </w:num>
  <w:num w:numId="468" w16cid:durableId="113988424">
    <w:abstractNumId w:val="44"/>
  </w:num>
  <w:num w:numId="469" w16cid:durableId="1774742884">
    <w:abstractNumId w:val="269"/>
  </w:num>
  <w:num w:numId="470" w16cid:durableId="1965233792">
    <w:abstractNumId w:val="437"/>
  </w:num>
  <w:num w:numId="471" w16cid:durableId="1889684062">
    <w:abstractNumId w:val="473"/>
  </w:num>
  <w:num w:numId="472" w16cid:durableId="358166662">
    <w:abstractNumId w:val="295"/>
  </w:num>
  <w:num w:numId="473" w16cid:durableId="1714227810">
    <w:abstractNumId w:val="378"/>
  </w:num>
  <w:num w:numId="474" w16cid:durableId="1832137671">
    <w:abstractNumId w:val="207"/>
  </w:num>
  <w:num w:numId="475" w16cid:durableId="1189681548">
    <w:abstractNumId w:val="445"/>
  </w:num>
  <w:num w:numId="476" w16cid:durableId="309142968">
    <w:abstractNumId w:val="106"/>
  </w:num>
  <w:num w:numId="477" w16cid:durableId="1019812494">
    <w:abstractNumId w:val="484"/>
  </w:num>
  <w:num w:numId="478" w16cid:durableId="1431701422">
    <w:abstractNumId w:val="75"/>
  </w:num>
  <w:num w:numId="479" w16cid:durableId="1976175264">
    <w:abstractNumId w:val="405"/>
  </w:num>
  <w:num w:numId="480" w16cid:durableId="464735713">
    <w:abstractNumId w:val="100"/>
  </w:num>
  <w:num w:numId="481" w16cid:durableId="1971785624">
    <w:abstractNumId w:val="206"/>
  </w:num>
  <w:num w:numId="482" w16cid:durableId="131561104">
    <w:abstractNumId w:val="0"/>
  </w:num>
  <w:num w:numId="483" w16cid:durableId="1717318337">
    <w:abstractNumId w:val="312"/>
  </w:num>
  <w:num w:numId="484" w16cid:durableId="1145320582">
    <w:abstractNumId w:val="208"/>
  </w:num>
  <w:num w:numId="485" w16cid:durableId="396903240">
    <w:abstractNumId w:val="248"/>
  </w:num>
  <w:num w:numId="486" w16cid:durableId="478572292">
    <w:abstractNumId w:val="444"/>
  </w:num>
  <w:num w:numId="487" w16cid:durableId="398483455">
    <w:abstractNumId w:val="358"/>
  </w:num>
  <w:num w:numId="488" w16cid:durableId="2063290111">
    <w:abstractNumId w:val="93"/>
  </w:num>
  <w:num w:numId="489" w16cid:durableId="1060136023">
    <w:abstractNumId w:val="449"/>
  </w:num>
  <w:num w:numId="490" w16cid:durableId="1210414007">
    <w:abstractNumId w:val="482"/>
  </w:num>
  <w:num w:numId="491" w16cid:durableId="1971402379">
    <w:abstractNumId w:val="38"/>
  </w:num>
  <w:num w:numId="492" w16cid:durableId="779497892">
    <w:abstractNumId w:val="251"/>
  </w:num>
  <w:num w:numId="493" w16cid:durableId="296422175">
    <w:abstractNumId w:val="186"/>
  </w:num>
  <w:num w:numId="494" w16cid:durableId="2061243605">
    <w:abstractNumId w:val="460"/>
  </w:num>
  <w:num w:numId="495" w16cid:durableId="935093493">
    <w:abstractNumId w:val="336"/>
  </w:num>
  <w:num w:numId="496" w16cid:durableId="1138840151">
    <w:abstractNumId w:val="151"/>
  </w:num>
  <w:num w:numId="497" w16cid:durableId="2088071564">
    <w:abstractNumId w:val="300"/>
  </w:num>
  <w:num w:numId="498" w16cid:durableId="1151172557">
    <w:abstractNumId w:val="402"/>
  </w:num>
  <w:num w:numId="499" w16cid:durableId="1093353947">
    <w:abstractNumId w:val="273"/>
  </w:num>
  <w:num w:numId="500" w16cid:durableId="181480681">
    <w:abstractNumId w:val="90"/>
  </w:num>
  <w:num w:numId="501" w16cid:durableId="1107505508">
    <w:abstractNumId w:val="187"/>
  </w:num>
  <w:num w:numId="502" w16cid:durableId="1915967481">
    <w:abstractNumId w:val="406"/>
  </w:num>
  <w:num w:numId="503" w16cid:durableId="1428423214">
    <w:abstractNumId w:val="171"/>
  </w:num>
  <w:num w:numId="504" w16cid:durableId="1937247760">
    <w:abstractNumId w:val="82"/>
  </w:num>
  <w:num w:numId="505" w16cid:durableId="17123402">
    <w:abstractNumId w:val="421"/>
  </w:num>
  <w:num w:numId="506" w16cid:durableId="1277442069">
    <w:abstractNumId w:val="48"/>
  </w:num>
  <w:num w:numId="507" w16cid:durableId="2055734375">
    <w:abstractNumId w:val="379"/>
  </w:num>
  <w:num w:numId="508" w16cid:durableId="447243330">
    <w:abstractNumId w:val="493"/>
  </w:num>
  <w:num w:numId="509" w16cid:durableId="697857070">
    <w:abstractNumId w:val="373"/>
  </w:num>
  <w:num w:numId="510" w16cid:durableId="188957662">
    <w:abstractNumId w:val="408"/>
  </w:num>
  <w:numIdMacAtCleanup w:val="50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ibin HB18 Li">
    <w15:presenceInfo w15:providerId="AD" w15:userId="S::lihb18@Lenovo.com::1a3e63ad-f03c-406a-bbd2-02078ac84082"/>
  </w15:person>
  <w15:person w15:author="Jason Huang">
    <w15:presenceInfo w15:providerId="AD" w15:userId="S::huangyje@lenovo.com::04a09415-434c-4e08-b460-a5a7b3b9c19c"/>
  </w15:person>
  <w15:person w15:author="Hannan HN1 Han | 韩汉男">
    <w15:presenceInfo w15:providerId="AD" w15:userId="S::hanhn1@Lenovo.com::f9627ba1-c4c4-402d-a6f1-ec04a9f86b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5831"/>
    <w:rsid w:val="00002FB4"/>
    <w:rsid w:val="000048FD"/>
    <w:rsid w:val="00006D8C"/>
    <w:rsid w:val="00007CB7"/>
    <w:rsid w:val="0001245C"/>
    <w:rsid w:val="00014928"/>
    <w:rsid w:val="000250B5"/>
    <w:rsid w:val="0002534C"/>
    <w:rsid w:val="00035DF8"/>
    <w:rsid w:val="00045E81"/>
    <w:rsid w:val="00052FDC"/>
    <w:rsid w:val="00062B95"/>
    <w:rsid w:val="00064ED8"/>
    <w:rsid w:val="00065190"/>
    <w:rsid w:val="0006639A"/>
    <w:rsid w:val="000709F8"/>
    <w:rsid w:val="0008014D"/>
    <w:rsid w:val="00090A48"/>
    <w:rsid w:val="000958F2"/>
    <w:rsid w:val="00096375"/>
    <w:rsid w:val="00096BE6"/>
    <w:rsid w:val="000A026B"/>
    <w:rsid w:val="000A10C8"/>
    <w:rsid w:val="000A2ECA"/>
    <w:rsid w:val="000B02C1"/>
    <w:rsid w:val="000B2106"/>
    <w:rsid w:val="000B2782"/>
    <w:rsid w:val="000C1737"/>
    <w:rsid w:val="000C6A38"/>
    <w:rsid w:val="000C7834"/>
    <w:rsid w:val="000C7A61"/>
    <w:rsid w:val="000D0ABF"/>
    <w:rsid w:val="000F290D"/>
    <w:rsid w:val="000F6367"/>
    <w:rsid w:val="00100A68"/>
    <w:rsid w:val="00100ED5"/>
    <w:rsid w:val="00106048"/>
    <w:rsid w:val="00106B8A"/>
    <w:rsid w:val="0011125C"/>
    <w:rsid w:val="00120FB1"/>
    <w:rsid w:val="00122966"/>
    <w:rsid w:val="001260CA"/>
    <w:rsid w:val="0013304A"/>
    <w:rsid w:val="00142741"/>
    <w:rsid w:val="00147742"/>
    <w:rsid w:val="001501A3"/>
    <w:rsid w:val="001532E6"/>
    <w:rsid w:val="00153CE2"/>
    <w:rsid w:val="0015756C"/>
    <w:rsid w:val="00162742"/>
    <w:rsid w:val="00163D88"/>
    <w:rsid w:val="00177727"/>
    <w:rsid w:val="00182E22"/>
    <w:rsid w:val="00184B21"/>
    <w:rsid w:val="00191D75"/>
    <w:rsid w:val="00193494"/>
    <w:rsid w:val="001A31B5"/>
    <w:rsid w:val="001A3F7D"/>
    <w:rsid w:val="001A5CF3"/>
    <w:rsid w:val="001B2E0E"/>
    <w:rsid w:val="001B38B6"/>
    <w:rsid w:val="001B5B26"/>
    <w:rsid w:val="001C0F07"/>
    <w:rsid w:val="001C38ED"/>
    <w:rsid w:val="001C42D7"/>
    <w:rsid w:val="001D0E63"/>
    <w:rsid w:val="001D18AD"/>
    <w:rsid w:val="001D383E"/>
    <w:rsid w:val="001E0F17"/>
    <w:rsid w:val="001E1661"/>
    <w:rsid w:val="001E57E0"/>
    <w:rsid w:val="001E595F"/>
    <w:rsid w:val="001E6B29"/>
    <w:rsid w:val="00202AAF"/>
    <w:rsid w:val="00205B72"/>
    <w:rsid w:val="00206A47"/>
    <w:rsid w:val="00210EBA"/>
    <w:rsid w:val="0021732F"/>
    <w:rsid w:val="002252F9"/>
    <w:rsid w:val="002268C9"/>
    <w:rsid w:val="002300BD"/>
    <w:rsid w:val="00230595"/>
    <w:rsid w:val="0024362E"/>
    <w:rsid w:val="00250D33"/>
    <w:rsid w:val="00260020"/>
    <w:rsid w:val="0026043C"/>
    <w:rsid w:val="00272531"/>
    <w:rsid w:val="0027324A"/>
    <w:rsid w:val="00273EB3"/>
    <w:rsid w:val="00276565"/>
    <w:rsid w:val="00282CC5"/>
    <w:rsid w:val="002877D3"/>
    <w:rsid w:val="00297929"/>
    <w:rsid w:val="002A1C9E"/>
    <w:rsid w:val="002A26B2"/>
    <w:rsid w:val="002A2FEE"/>
    <w:rsid w:val="002A3D50"/>
    <w:rsid w:val="002B02AF"/>
    <w:rsid w:val="002B7E4E"/>
    <w:rsid w:val="002C2103"/>
    <w:rsid w:val="002D3EF8"/>
    <w:rsid w:val="002D6D06"/>
    <w:rsid w:val="002E1013"/>
    <w:rsid w:val="002E2EC2"/>
    <w:rsid w:val="002F08E8"/>
    <w:rsid w:val="00303B8C"/>
    <w:rsid w:val="00304A10"/>
    <w:rsid w:val="00310363"/>
    <w:rsid w:val="00311D29"/>
    <w:rsid w:val="0032047B"/>
    <w:rsid w:val="00333CBB"/>
    <w:rsid w:val="00334491"/>
    <w:rsid w:val="00335AFA"/>
    <w:rsid w:val="00341CDB"/>
    <w:rsid w:val="003452BF"/>
    <w:rsid w:val="003550E9"/>
    <w:rsid w:val="00364B46"/>
    <w:rsid w:val="00366AFD"/>
    <w:rsid w:val="00371157"/>
    <w:rsid w:val="003742CB"/>
    <w:rsid w:val="003742EC"/>
    <w:rsid w:val="003819E3"/>
    <w:rsid w:val="0038310D"/>
    <w:rsid w:val="00387A7B"/>
    <w:rsid w:val="003A0995"/>
    <w:rsid w:val="003A4DEF"/>
    <w:rsid w:val="003A6F9A"/>
    <w:rsid w:val="003A6FD0"/>
    <w:rsid w:val="003B0B20"/>
    <w:rsid w:val="003B3B1B"/>
    <w:rsid w:val="003B4285"/>
    <w:rsid w:val="003C3EA0"/>
    <w:rsid w:val="003C47C6"/>
    <w:rsid w:val="003C76B7"/>
    <w:rsid w:val="003D2206"/>
    <w:rsid w:val="003D631A"/>
    <w:rsid w:val="003E1254"/>
    <w:rsid w:val="003F1C2F"/>
    <w:rsid w:val="00416BEA"/>
    <w:rsid w:val="00426CE1"/>
    <w:rsid w:val="004272F6"/>
    <w:rsid w:val="004303D5"/>
    <w:rsid w:val="0043194F"/>
    <w:rsid w:val="0043213A"/>
    <w:rsid w:val="00432B74"/>
    <w:rsid w:val="00435A39"/>
    <w:rsid w:val="00437722"/>
    <w:rsid w:val="00441E02"/>
    <w:rsid w:val="00444827"/>
    <w:rsid w:val="00444AD5"/>
    <w:rsid w:val="00445C37"/>
    <w:rsid w:val="00447322"/>
    <w:rsid w:val="0045118C"/>
    <w:rsid w:val="00454B94"/>
    <w:rsid w:val="004575BB"/>
    <w:rsid w:val="00460005"/>
    <w:rsid w:val="00460A99"/>
    <w:rsid w:val="00471142"/>
    <w:rsid w:val="00474C43"/>
    <w:rsid w:val="0047787E"/>
    <w:rsid w:val="004778FE"/>
    <w:rsid w:val="0048093A"/>
    <w:rsid w:val="00490132"/>
    <w:rsid w:val="004928DC"/>
    <w:rsid w:val="004A219C"/>
    <w:rsid w:val="004A5E07"/>
    <w:rsid w:val="004B0496"/>
    <w:rsid w:val="004B2CEC"/>
    <w:rsid w:val="004D1AC6"/>
    <w:rsid w:val="004D1FE6"/>
    <w:rsid w:val="004D56F2"/>
    <w:rsid w:val="004E4C00"/>
    <w:rsid w:val="004E696D"/>
    <w:rsid w:val="004F0EA4"/>
    <w:rsid w:val="00507CBF"/>
    <w:rsid w:val="00531A9F"/>
    <w:rsid w:val="00532195"/>
    <w:rsid w:val="005401A5"/>
    <w:rsid w:val="00541153"/>
    <w:rsid w:val="005439E5"/>
    <w:rsid w:val="00564241"/>
    <w:rsid w:val="00567338"/>
    <w:rsid w:val="00572B9E"/>
    <w:rsid w:val="00577BDE"/>
    <w:rsid w:val="005827A5"/>
    <w:rsid w:val="005872B4"/>
    <w:rsid w:val="0059427E"/>
    <w:rsid w:val="005A00B5"/>
    <w:rsid w:val="005A14DF"/>
    <w:rsid w:val="005A26A6"/>
    <w:rsid w:val="005A37AE"/>
    <w:rsid w:val="005B27D2"/>
    <w:rsid w:val="005B4CBD"/>
    <w:rsid w:val="005C43BF"/>
    <w:rsid w:val="005D28A7"/>
    <w:rsid w:val="005D3BA4"/>
    <w:rsid w:val="005D754A"/>
    <w:rsid w:val="005E5712"/>
    <w:rsid w:val="005F5459"/>
    <w:rsid w:val="005F553A"/>
    <w:rsid w:val="005F5954"/>
    <w:rsid w:val="005F670E"/>
    <w:rsid w:val="00630FDD"/>
    <w:rsid w:val="00634247"/>
    <w:rsid w:val="0064397C"/>
    <w:rsid w:val="00656C52"/>
    <w:rsid w:val="006670BA"/>
    <w:rsid w:val="00672713"/>
    <w:rsid w:val="00672AD5"/>
    <w:rsid w:val="00677F15"/>
    <w:rsid w:val="00680077"/>
    <w:rsid w:val="0068236A"/>
    <w:rsid w:val="0068331D"/>
    <w:rsid w:val="0068486F"/>
    <w:rsid w:val="0069028F"/>
    <w:rsid w:val="006907A0"/>
    <w:rsid w:val="006949D8"/>
    <w:rsid w:val="006A1DF3"/>
    <w:rsid w:val="006A2977"/>
    <w:rsid w:val="006A731E"/>
    <w:rsid w:val="006B00FF"/>
    <w:rsid w:val="006B483E"/>
    <w:rsid w:val="006B4CC3"/>
    <w:rsid w:val="006C1BB4"/>
    <w:rsid w:val="006C743B"/>
    <w:rsid w:val="006D3CAA"/>
    <w:rsid w:val="006D4B07"/>
    <w:rsid w:val="006D6585"/>
    <w:rsid w:val="006E1252"/>
    <w:rsid w:val="006E66A9"/>
    <w:rsid w:val="006F1149"/>
    <w:rsid w:val="00701D70"/>
    <w:rsid w:val="007025B7"/>
    <w:rsid w:val="00714B6E"/>
    <w:rsid w:val="00715A32"/>
    <w:rsid w:val="00725A61"/>
    <w:rsid w:val="00726D1E"/>
    <w:rsid w:val="00727814"/>
    <w:rsid w:val="00734C29"/>
    <w:rsid w:val="00747D5F"/>
    <w:rsid w:val="00752616"/>
    <w:rsid w:val="007701C3"/>
    <w:rsid w:val="0077263E"/>
    <w:rsid w:val="007735AF"/>
    <w:rsid w:val="00776F08"/>
    <w:rsid w:val="00782AA9"/>
    <w:rsid w:val="007A043A"/>
    <w:rsid w:val="007B1F27"/>
    <w:rsid w:val="007B39EA"/>
    <w:rsid w:val="007B527E"/>
    <w:rsid w:val="007B65D0"/>
    <w:rsid w:val="007C67D5"/>
    <w:rsid w:val="007D1F27"/>
    <w:rsid w:val="007D704A"/>
    <w:rsid w:val="008008C1"/>
    <w:rsid w:val="0081173C"/>
    <w:rsid w:val="00822A7D"/>
    <w:rsid w:val="00823F1D"/>
    <w:rsid w:val="0083097F"/>
    <w:rsid w:val="00831D15"/>
    <w:rsid w:val="00844E33"/>
    <w:rsid w:val="00850947"/>
    <w:rsid w:val="008624E4"/>
    <w:rsid w:val="00884DED"/>
    <w:rsid w:val="00890BEC"/>
    <w:rsid w:val="00894AD0"/>
    <w:rsid w:val="00894CCD"/>
    <w:rsid w:val="00897284"/>
    <w:rsid w:val="008A1D30"/>
    <w:rsid w:val="008B3A5A"/>
    <w:rsid w:val="008B7766"/>
    <w:rsid w:val="008C0BA4"/>
    <w:rsid w:val="008C3FBF"/>
    <w:rsid w:val="008C7771"/>
    <w:rsid w:val="008D1AF4"/>
    <w:rsid w:val="008D24FB"/>
    <w:rsid w:val="008D2EB5"/>
    <w:rsid w:val="008D65F4"/>
    <w:rsid w:val="008F1D2D"/>
    <w:rsid w:val="00902710"/>
    <w:rsid w:val="00903990"/>
    <w:rsid w:val="00905B50"/>
    <w:rsid w:val="0091552C"/>
    <w:rsid w:val="009222E0"/>
    <w:rsid w:val="009263DC"/>
    <w:rsid w:val="00931885"/>
    <w:rsid w:val="009336AA"/>
    <w:rsid w:val="0094053E"/>
    <w:rsid w:val="0094668A"/>
    <w:rsid w:val="00951657"/>
    <w:rsid w:val="009544C4"/>
    <w:rsid w:val="0095728D"/>
    <w:rsid w:val="00963A92"/>
    <w:rsid w:val="00965125"/>
    <w:rsid w:val="00973028"/>
    <w:rsid w:val="00976F9F"/>
    <w:rsid w:val="00977B51"/>
    <w:rsid w:val="0098014F"/>
    <w:rsid w:val="00980F6C"/>
    <w:rsid w:val="00985518"/>
    <w:rsid w:val="00986709"/>
    <w:rsid w:val="009909BE"/>
    <w:rsid w:val="00992381"/>
    <w:rsid w:val="00995454"/>
    <w:rsid w:val="009957BB"/>
    <w:rsid w:val="0099618A"/>
    <w:rsid w:val="009A1C54"/>
    <w:rsid w:val="009A47FB"/>
    <w:rsid w:val="009A4937"/>
    <w:rsid w:val="009B2CE5"/>
    <w:rsid w:val="009B2F79"/>
    <w:rsid w:val="009B4DFA"/>
    <w:rsid w:val="009C083C"/>
    <w:rsid w:val="009C0E77"/>
    <w:rsid w:val="009C32CB"/>
    <w:rsid w:val="009D5E86"/>
    <w:rsid w:val="009E5732"/>
    <w:rsid w:val="009E7D74"/>
    <w:rsid w:val="009F3073"/>
    <w:rsid w:val="009F673B"/>
    <w:rsid w:val="00A07018"/>
    <w:rsid w:val="00A232AF"/>
    <w:rsid w:val="00A277A5"/>
    <w:rsid w:val="00A313B6"/>
    <w:rsid w:val="00A4087C"/>
    <w:rsid w:val="00A432EF"/>
    <w:rsid w:val="00A5271B"/>
    <w:rsid w:val="00A55515"/>
    <w:rsid w:val="00A56369"/>
    <w:rsid w:val="00A60DF7"/>
    <w:rsid w:val="00A70BE6"/>
    <w:rsid w:val="00A82554"/>
    <w:rsid w:val="00A84B48"/>
    <w:rsid w:val="00A84EA5"/>
    <w:rsid w:val="00A86552"/>
    <w:rsid w:val="00AA4182"/>
    <w:rsid w:val="00AA6B3C"/>
    <w:rsid w:val="00AA784A"/>
    <w:rsid w:val="00AB0A39"/>
    <w:rsid w:val="00AB56CB"/>
    <w:rsid w:val="00AC41EA"/>
    <w:rsid w:val="00AC5A01"/>
    <w:rsid w:val="00AD1ADF"/>
    <w:rsid w:val="00AE60E4"/>
    <w:rsid w:val="00AF569A"/>
    <w:rsid w:val="00B04EA0"/>
    <w:rsid w:val="00B050B8"/>
    <w:rsid w:val="00B05F90"/>
    <w:rsid w:val="00B23C51"/>
    <w:rsid w:val="00B308D3"/>
    <w:rsid w:val="00B3320A"/>
    <w:rsid w:val="00B334D1"/>
    <w:rsid w:val="00B33DF6"/>
    <w:rsid w:val="00B34410"/>
    <w:rsid w:val="00B34B87"/>
    <w:rsid w:val="00B3553A"/>
    <w:rsid w:val="00B35C83"/>
    <w:rsid w:val="00B37EED"/>
    <w:rsid w:val="00B4451D"/>
    <w:rsid w:val="00B45B8A"/>
    <w:rsid w:val="00B52856"/>
    <w:rsid w:val="00B578BB"/>
    <w:rsid w:val="00B602F9"/>
    <w:rsid w:val="00B60466"/>
    <w:rsid w:val="00B60BC6"/>
    <w:rsid w:val="00B62CA2"/>
    <w:rsid w:val="00B6738B"/>
    <w:rsid w:val="00B678B2"/>
    <w:rsid w:val="00B70C0C"/>
    <w:rsid w:val="00B77F68"/>
    <w:rsid w:val="00B838A3"/>
    <w:rsid w:val="00B91C17"/>
    <w:rsid w:val="00B936A3"/>
    <w:rsid w:val="00B96832"/>
    <w:rsid w:val="00B9764F"/>
    <w:rsid w:val="00BA0406"/>
    <w:rsid w:val="00BA066E"/>
    <w:rsid w:val="00BA348B"/>
    <w:rsid w:val="00BA4415"/>
    <w:rsid w:val="00BA5106"/>
    <w:rsid w:val="00BB3877"/>
    <w:rsid w:val="00BB6288"/>
    <w:rsid w:val="00BB715E"/>
    <w:rsid w:val="00BB7F4F"/>
    <w:rsid w:val="00BC7C70"/>
    <w:rsid w:val="00BD5BE7"/>
    <w:rsid w:val="00BF000F"/>
    <w:rsid w:val="00BF0695"/>
    <w:rsid w:val="00BF2BBA"/>
    <w:rsid w:val="00BF3F61"/>
    <w:rsid w:val="00BF65CD"/>
    <w:rsid w:val="00C0739F"/>
    <w:rsid w:val="00C102C7"/>
    <w:rsid w:val="00C1252A"/>
    <w:rsid w:val="00C136BB"/>
    <w:rsid w:val="00C16193"/>
    <w:rsid w:val="00C2046E"/>
    <w:rsid w:val="00C22AEE"/>
    <w:rsid w:val="00C22FCC"/>
    <w:rsid w:val="00C315A2"/>
    <w:rsid w:val="00C362D3"/>
    <w:rsid w:val="00C44D68"/>
    <w:rsid w:val="00C45C92"/>
    <w:rsid w:val="00C4791C"/>
    <w:rsid w:val="00C5217B"/>
    <w:rsid w:val="00C60F71"/>
    <w:rsid w:val="00C667B5"/>
    <w:rsid w:val="00C72C82"/>
    <w:rsid w:val="00C75704"/>
    <w:rsid w:val="00C86750"/>
    <w:rsid w:val="00C87C1F"/>
    <w:rsid w:val="00C87CE9"/>
    <w:rsid w:val="00C963F8"/>
    <w:rsid w:val="00CA6B83"/>
    <w:rsid w:val="00CB05F7"/>
    <w:rsid w:val="00CB643E"/>
    <w:rsid w:val="00CC3432"/>
    <w:rsid w:val="00CC4778"/>
    <w:rsid w:val="00CD2A3B"/>
    <w:rsid w:val="00CE4A11"/>
    <w:rsid w:val="00CF1E27"/>
    <w:rsid w:val="00D01FCF"/>
    <w:rsid w:val="00D0223A"/>
    <w:rsid w:val="00D07EA8"/>
    <w:rsid w:val="00D154BA"/>
    <w:rsid w:val="00D15D5F"/>
    <w:rsid w:val="00D16FDE"/>
    <w:rsid w:val="00D23B4F"/>
    <w:rsid w:val="00D32FF2"/>
    <w:rsid w:val="00D37050"/>
    <w:rsid w:val="00D40DA2"/>
    <w:rsid w:val="00D40DA5"/>
    <w:rsid w:val="00D53D34"/>
    <w:rsid w:val="00D549DB"/>
    <w:rsid w:val="00D564D8"/>
    <w:rsid w:val="00D57ED3"/>
    <w:rsid w:val="00D60C55"/>
    <w:rsid w:val="00D61030"/>
    <w:rsid w:val="00D643CE"/>
    <w:rsid w:val="00D72045"/>
    <w:rsid w:val="00D77C23"/>
    <w:rsid w:val="00D80680"/>
    <w:rsid w:val="00D83C19"/>
    <w:rsid w:val="00D86A99"/>
    <w:rsid w:val="00D95C47"/>
    <w:rsid w:val="00D9640D"/>
    <w:rsid w:val="00D97707"/>
    <w:rsid w:val="00DA1CB0"/>
    <w:rsid w:val="00DA4091"/>
    <w:rsid w:val="00DA40E3"/>
    <w:rsid w:val="00DB01C5"/>
    <w:rsid w:val="00DB18A1"/>
    <w:rsid w:val="00DB7D17"/>
    <w:rsid w:val="00DC03ED"/>
    <w:rsid w:val="00DC18F9"/>
    <w:rsid w:val="00DD1224"/>
    <w:rsid w:val="00DD6879"/>
    <w:rsid w:val="00DD7574"/>
    <w:rsid w:val="00DE6CE4"/>
    <w:rsid w:val="00DE72B4"/>
    <w:rsid w:val="00DF1FE2"/>
    <w:rsid w:val="00E03B35"/>
    <w:rsid w:val="00E06889"/>
    <w:rsid w:val="00E1277F"/>
    <w:rsid w:val="00E13A53"/>
    <w:rsid w:val="00E26755"/>
    <w:rsid w:val="00E30448"/>
    <w:rsid w:val="00E32CE5"/>
    <w:rsid w:val="00E352FE"/>
    <w:rsid w:val="00E35A20"/>
    <w:rsid w:val="00E459C1"/>
    <w:rsid w:val="00E51851"/>
    <w:rsid w:val="00E518A5"/>
    <w:rsid w:val="00E521EB"/>
    <w:rsid w:val="00E55FB6"/>
    <w:rsid w:val="00E66EB9"/>
    <w:rsid w:val="00E70943"/>
    <w:rsid w:val="00E73947"/>
    <w:rsid w:val="00E750A5"/>
    <w:rsid w:val="00E77B55"/>
    <w:rsid w:val="00E77C9F"/>
    <w:rsid w:val="00E801B3"/>
    <w:rsid w:val="00E85709"/>
    <w:rsid w:val="00E85C93"/>
    <w:rsid w:val="00E92F71"/>
    <w:rsid w:val="00EB262D"/>
    <w:rsid w:val="00EC00F4"/>
    <w:rsid w:val="00EC4609"/>
    <w:rsid w:val="00EC4E6E"/>
    <w:rsid w:val="00ED3998"/>
    <w:rsid w:val="00EE0125"/>
    <w:rsid w:val="00EE6127"/>
    <w:rsid w:val="00EF1EA7"/>
    <w:rsid w:val="00EF5883"/>
    <w:rsid w:val="00F00B3E"/>
    <w:rsid w:val="00F132D6"/>
    <w:rsid w:val="00F14DDF"/>
    <w:rsid w:val="00F205DD"/>
    <w:rsid w:val="00F20FE1"/>
    <w:rsid w:val="00F22D60"/>
    <w:rsid w:val="00F342AD"/>
    <w:rsid w:val="00F453FB"/>
    <w:rsid w:val="00F454B0"/>
    <w:rsid w:val="00F55831"/>
    <w:rsid w:val="00F630DC"/>
    <w:rsid w:val="00F650DE"/>
    <w:rsid w:val="00F67F18"/>
    <w:rsid w:val="00F70864"/>
    <w:rsid w:val="00F70EC8"/>
    <w:rsid w:val="00F71D10"/>
    <w:rsid w:val="00F760E3"/>
    <w:rsid w:val="00F76E59"/>
    <w:rsid w:val="00F832BD"/>
    <w:rsid w:val="00F87A78"/>
    <w:rsid w:val="00F90DB5"/>
    <w:rsid w:val="00F97E18"/>
    <w:rsid w:val="00F97F0A"/>
    <w:rsid w:val="00FA3100"/>
    <w:rsid w:val="00FA3968"/>
    <w:rsid w:val="00FC05F2"/>
    <w:rsid w:val="00FC17C5"/>
    <w:rsid w:val="00FC4A31"/>
    <w:rsid w:val="00FC72E8"/>
    <w:rsid w:val="00FD67AC"/>
    <w:rsid w:val="00FE1BF1"/>
    <w:rsid w:val="00FE24EC"/>
    <w:rsid w:val="00FE265D"/>
    <w:rsid w:val="00FE3631"/>
    <w:rsid w:val="03964245"/>
    <w:rsid w:val="082E1F54"/>
    <w:rsid w:val="0C3DD65F"/>
    <w:rsid w:val="0EC6340C"/>
    <w:rsid w:val="0F4F0DFE"/>
    <w:rsid w:val="0FEE3F27"/>
    <w:rsid w:val="11397426"/>
    <w:rsid w:val="1332F2A7"/>
    <w:rsid w:val="157DCEB1"/>
    <w:rsid w:val="15A13E76"/>
    <w:rsid w:val="1788AACC"/>
    <w:rsid w:val="1A95DC71"/>
    <w:rsid w:val="1B0C37A3"/>
    <w:rsid w:val="1BC52A78"/>
    <w:rsid w:val="217F2A34"/>
    <w:rsid w:val="280031AD"/>
    <w:rsid w:val="29F70B37"/>
    <w:rsid w:val="378C0640"/>
    <w:rsid w:val="3980F473"/>
    <w:rsid w:val="3E54DDE3"/>
    <w:rsid w:val="3FA71E04"/>
    <w:rsid w:val="41765914"/>
    <w:rsid w:val="4300DE5F"/>
    <w:rsid w:val="44812282"/>
    <w:rsid w:val="45104128"/>
    <w:rsid w:val="4527E75C"/>
    <w:rsid w:val="455C3A5F"/>
    <w:rsid w:val="46B66E1B"/>
    <w:rsid w:val="471BB821"/>
    <w:rsid w:val="48F2BFB1"/>
    <w:rsid w:val="4BE785A7"/>
    <w:rsid w:val="539CC341"/>
    <w:rsid w:val="553948CF"/>
    <w:rsid w:val="55E9B379"/>
    <w:rsid w:val="566A75C3"/>
    <w:rsid w:val="58A23B22"/>
    <w:rsid w:val="58C62E93"/>
    <w:rsid w:val="590E65AE"/>
    <w:rsid w:val="592FD2B8"/>
    <w:rsid w:val="5A4F6667"/>
    <w:rsid w:val="5AB7DBA9"/>
    <w:rsid w:val="5BA178DE"/>
    <w:rsid w:val="5C5655E4"/>
    <w:rsid w:val="5E31D455"/>
    <w:rsid w:val="5F39062B"/>
    <w:rsid w:val="603FA871"/>
    <w:rsid w:val="61F04A5B"/>
    <w:rsid w:val="6BCB0418"/>
    <w:rsid w:val="6C2F4180"/>
    <w:rsid w:val="6D266DAD"/>
    <w:rsid w:val="788A1FED"/>
    <w:rsid w:val="7B51D652"/>
    <w:rsid w:val="7C107EBE"/>
    <w:rsid w:val="7DF1703D"/>
    <w:rsid w:val="7ECD1661"/>
    <w:rsid w:val="7FB6B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3B0B9"/>
  <w15:docId w15:val="{1BED011C-E1E4-45CD-89EF-09FD9D10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7E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64D8"/>
    <w:pPr>
      <w:keepNext/>
      <w:keepLines/>
      <w:numPr>
        <w:numId w:val="508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rsid w:val="00986709"/>
    <w:pPr>
      <w:keepNext/>
      <w:keepLines/>
      <w:numPr>
        <w:ilvl w:val="1"/>
        <w:numId w:val="50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77A5"/>
    <w:pPr>
      <w:keepNext/>
      <w:keepLines/>
      <w:numPr>
        <w:ilvl w:val="2"/>
        <w:numId w:val="50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87C1F"/>
    <w:pPr>
      <w:keepNext/>
      <w:keepLines/>
      <w:numPr>
        <w:ilvl w:val="3"/>
        <w:numId w:val="50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C1F"/>
    <w:pPr>
      <w:keepNext/>
      <w:keepLines/>
      <w:numPr>
        <w:ilvl w:val="4"/>
        <w:numId w:val="50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C1F"/>
    <w:pPr>
      <w:keepNext/>
      <w:keepLines/>
      <w:numPr>
        <w:ilvl w:val="5"/>
        <w:numId w:val="50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C1F"/>
    <w:pPr>
      <w:keepNext/>
      <w:keepLines/>
      <w:numPr>
        <w:ilvl w:val="6"/>
        <w:numId w:val="50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C1F"/>
    <w:pPr>
      <w:keepNext/>
      <w:keepLines/>
      <w:numPr>
        <w:ilvl w:val="7"/>
        <w:numId w:val="50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C1F"/>
    <w:pPr>
      <w:keepNext/>
      <w:keepLines/>
      <w:numPr>
        <w:ilvl w:val="8"/>
        <w:numId w:val="50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0F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F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F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F6C"/>
    <w:rPr>
      <w:sz w:val="18"/>
      <w:szCs w:val="18"/>
    </w:rPr>
  </w:style>
  <w:style w:type="paragraph" w:styleId="a7">
    <w:name w:val="Revision"/>
    <w:hidden/>
    <w:uiPriority w:val="99"/>
    <w:semiHidden/>
    <w:rsid w:val="00980F6C"/>
    <w:pPr>
      <w:spacing w:after="0" w:line="240" w:lineRule="auto"/>
    </w:pPr>
  </w:style>
  <w:style w:type="character" w:styleId="a8">
    <w:name w:val="annotation reference"/>
    <w:basedOn w:val="a0"/>
    <w:uiPriority w:val="99"/>
    <w:semiHidden/>
    <w:unhideWhenUsed/>
    <w:rsid w:val="00471142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</w:style>
  <w:style w:type="character" w:customStyle="1" w:styleId="aa">
    <w:name w:val="批注文字 字符"/>
    <w:basedOn w:val="a0"/>
    <w:link w:val="a9"/>
    <w:uiPriority w:val="99"/>
    <w:rsid w:val="00471142"/>
  </w:style>
  <w:style w:type="character" w:customStyle="1" w:styleId="CommentReference1">
    <w:name w:val="Comment Reference1"/>
    <w:basedOn w:val="a0"/>
    <w:uiPriority w:val="99"/>
    <w:semiHidden/>
    <w:unhideWhenUsed/>
    <w:rsid w:val="00490132"/>
    <w:rPr>
      <w:sz w:val="21"/>
      <w:szCs w:val="21"/>
    </w:rPr>
  </w:style>
  <w:style w:type="paragraph" w:customStyle="1" w:styleId="CommentText1">
    <w:name w:val="Comment Text1"/>
    <w:basedOn w:val="a"/>
    <w:uiPriority w:val="99"/>
    <w:unhideWhenUsed/>
    <w:rsid w:val="00490132"/>
  </w:style>
  <w:style w:type="paragraph" w:styleId="ab">
    <w:name w:val="List Paragraph"/>
    <w:basedOn w:val="a"/>
    <w:uiPriority w:val="34"/>
    <w:qFormat/>
    <w:rsid w:val="00062B95"/>
    <w:pPr>
      <w:ind w:firstLineChars="200" w:firstLine="420"/>
    </w:pPr>
  </w:style>
  <w:style w:type="paragraph" w:styleId="ac">
    <w:name w:val="Date"/>
    <w:basedOn w:val="a"/>
    <w:next w:val="a"/>
    <w:link w:val="ad"/>
    <w:uiPriority w:val="99"/>
    <w:semiHidden/>
    <w:unhideWhenUsed/>
    <w:rsid w:val="00182E22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182E22"/>
  </w:style>
  <w:style w:type="character" w:styleId="ae">
    <w:name w:val="Mention"/>
    <w:basedOn w:val="a0"/>
    <w:uiPriority w:val="99"/>
    <w:unhideWhenUsed/>
    <w:rsid w:val="009957BB"/>
    <w:rPr>
      <w:color w:val="2B579A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D564D8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A277A5"/>
    <w:rPr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191D75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</w:rPr>
  </w:style>
  <w:style w:type="character" w:styleId="af">
    <w:name w:val="Strong"/>
    <w:basedOn w:val="a0"/>
    <w:uiPriority w:val="22"/>
    <w:qFormat/>
    <w:rsid w:val="00191D75"/>
    <w:rPr>
      <w:b/>
      <w:bCs/>
    </w:rPr>
  </w:style>
  <w:style w:type="table" w:styleId="af0">
    <w:name w:val="Table Grid"/>
    <w:basedOn w:val="a1"/>
    <w:uiPriority w:val="39"/>
    <w:rsid w:val="00D07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2">
    <w:name w:val="Comment Reference2"/>
    <w:basedOn w:val="a0"/>
    <w:uiPriority w:val="99"/>
    <w:semiHidden/>
    <w:unhideWhenUsed/>
    <w:rsid w:val="006949D8"/>
    <w:rPr>
      <w:sz w:val="21"/>
      <w:szCs w:val="21"/>
    </w:rPr>
  </w:style>
  <w:style w:type="paragraph" w:customStyle="1" w:styleId="CommentText2">
    <w:name w:val="Comment Text2"/>
    <w:basedOn w:val="a"/>
    <w:uiPriority w:val="99"/>
    <w:semiHidden/>
    <w:unhideWhenUsed/>
    <w:rsid w:val="006949D8"/>
  </w:style>
  <w:style w:type="character" w:customStyle="1" w:styleId="40">
    <w:name w:val="标题 4 字符"/>
    <w:basedOn w:val="a0"/>
    <w:link w:val="4"/>
    <w:uiPriority w:val="9"/>
    <w:rsid w:val="00C87C1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87C1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87C1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C87C1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C87C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C87C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290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6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563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4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09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575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86AB9B94294D41B734F63D36E529A7" ma:contentTypeVersion="3" ma:contentTypeDescription="Create a new document." ma:contentTypeScope="" ma:versionID="94d3657588f20ad7fad80b1101c87a7f">
  <xsd:schema xmlns:xsd="http://www.w3.org/2001/XMLSchema" xmlns:xs="http://www.w3.org/2001/XMLSchema" xmlns:p="http://schemas.microsoft.com/office/2006/metadata/properties" xmlns:ns2="ab5f8b9c-2e38-4680-b353-61a683e3c68b" targetNamespace="http://schemas.microsoft.com/office/2006/metadata/properties" ma:root="true" ma:fieldsID="3fd45673972d9fa0dd55eebcad5c79cf" ns2:_="">
    <xsd:import namespace="ab5f8b9c-2e38-4680-b353-61a683e3c6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f8b9c-2e38-4680-b353-61a683e3c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CD9675-D311-42D4-A38B-291E3245A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5f8b9c-2e38-4680-b353-61a683e3c6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B89A1F-1098-4990-8C88-9D4D73288E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4347A5-B557-4242-B8E6-8CFE4D0D44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58</Pages>
  <Words>18837</Words>
  <Characters>23358</Characters>
  <Application>Microsoft Office Word</Application>
  <DocSecurity>0</DocSecurity>
  <Lines>3893</Lines>
  <Paragraphs>4219</Paragraphs>
  <ScaleCrop>false</ScaleCrop>
  <Company/>
  <LinksUpToDate>false</LinksUpToDate>
  <CharactersWithSpaces>37976</CharactersWithSpaces>
  <SharedDoc>false</SharedDoc>
  <HLinks>
    <vt:vector size="12" baseType="variant">
      <vt:variant>
        <vt:i4>1376298</vt:i4>
      </vt:variant>
      <vt:variant>
        <vt:i4>3</vt:i4>
      </vt:variant>
      <vt:variant>
        <vt:i4>0</vt:i4>
      </vt:variant>
      <vt:variant>
        <vt:i4>5</vt:i4>
      </vt:variant>
      <vt:variant>
        <vt:lpwstr>mailto:yangyj29@Lenovo.com</vt:lpwstr>
      </vt:variant>
      <vt:variant>
        <vt:lpwstr/>
      </vt:variant>
      <vt:variant>
        <vt:i4>1376298</vt:i4>
      </vt:variant>
      <vt:variant>
        <vt:i4>0</vt:i4>
      </vt:variant>
      <vt:variant>
        <vt:i4>0</vt:i4>
      </vt:variant>
      <vt:variant>
        <vt:i4>5</vt:i4>
      </vt:variant>
      <vt:variant>
        <vt:lpwstr>mailto:yangyj29@Lenovo.com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Haibin HB18 Li</cp:lastModifiedBy>
  <cp:revision>254</cp:revision>
  <dcterms:created xsi:type="dcterms:W3CDTF">2026-04-03T15:59:00Z</dcterms:created>
  <dcterms:modified xsi:type="dcterms:W3CDTF">2026-04-08T03:59:00Z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0x0101001386AB9B94294D41B734F63D36E529A7</vt:lpwstr>
  </property>
</Properties>
</file>